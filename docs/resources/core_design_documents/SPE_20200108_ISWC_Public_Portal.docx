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D4B6A" w14:textId="535B0186" w:rsidR="006D2BF7" w:rsidRPr="0016589F" w:rsidRDefault="006D2BF7" w:rsidP="007C41FF">
      <w:pPr>
        <w:rPr>
          <w:lang w:val="en-IE"/>
        </w:rPr>
      </w:pPr>
      <w:bookmarkStart w:id="0" w:name="_Hlk15297321"/>
      <w:bookmarkEnd w:id="0"/>
      <w:r>
        <w:br/>
      </w:r>
      <w:r w:rsidR="65EE7762">
        <w:rPr>
          <w:noProof/>
        </w:rPr>
        <w:drawing>
          <wp:inline distT="0" distB="0" distL="0" distR="0" wp14:anchorId="65565016" wp14:editId="50D48365">
            <wp:extent cx="5943600" cy="1610995"/>
            <wp:effectExtent l="0" t="0" r="0" b="0"/>
            <wp:docPr id="1915079985" name="Picture 2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1F4F" w14:textId="77777777" w:rsidR="006D2BF7" w:rsidRPr="0016589F" w:rsidRDefault="006D2BF7" w:rsidP="006D2BF7">
      <w:pPr>
        <w:pStyle w:val="Title"/>
        <w:jc w:val="center"/>
        <w:rPr>
          <w:lang w:val="en-IE"/>
        </w:rPr>
      </w:pPr>
    </w:p>
    <w:p w14:paraId="40651901" w14:textId="43D2ABF8" w:rsidR="006D2BF7" w:rsidRPr="0016589F" w:rsidRDefault="00F15C42" w:rsidP="7BFD15B0">
      <w:pPr>
        <w:pStyle w:val="Title"/>
        <w:rPr>
          <w:lang w:val="en-IE"/>
        </w:rPr>
      </w:pPr>
      <w:r>
        <w:rPr>
          <w:lang w:val="en-IE"/>
        </w:rPr>
        <w:t>CISAC</w:t>
      </w:r>
    </w:p>
    <w:p w14:paraId="017D0639" w14:textId="29A4E74D" w:rsidR="006D2BF7" w:rsidRPr="0016589F" w:rsidRDefault="006D2BF7" w:rsidP="006D2BF7">
      <w:pPr>
        <w:pStyle w:val="Title"/>
        <w:rPr>
          <w:lang w:val="en-IE"/>
        </w:rPr>
      </w:pPr>
    </w:p>
    <w:p w14:paraId="087ADC93" w14:textId="6745B3A8" w:rsidR="006D2BF7" w:rsidRPr="0016589F" w:rsidRDefault="00F15C42" w:rsidP="00636803">
      <w:pPr>
        <w:pStyle w:val="Title"/>
        <w:rPr>
          <w:lang w:val="en-IE"/>
        </w:rPr>
      </w:pPr>
      <w:r>
        <w:rPr>
          <w:lang w:val="en-IE"/>
        </w:rPr>
        <w:t xml:space="preserve">ISWC </w:t>
      </w:r>
      <w:r w:rsidR="009D07C9">
        <w:rPr>
          <w:lang w:val="en-IE"/>
        </w:rPr>
        <w:t>Public</w:t>
      </w:r>
      <w:r w:rsidR="00E22EE4">
        <w:rPr>
          <w:lang w:val="en-IE"/>
        </w:rPr>
        <w:t xml:space="preserve"> </w:t>
      </w:r>
      <w:r w:rsidR="00825A36">
        <w:rPr>
          <w:lang w:val="en-IE"/>
        </w:rPr>
        <w:t xml:space="preserve">Portal </w:t>
      </w:r>
    </w:p>
    <w:p w14:paraId="6C6CA890" w14:textId="77777777" w:rsidR="006D2BF7" w:rsidRPr="00735AF6" w:rsidRDefault="006D2BF7" w:rsidP="006D2BF7">
      <w:pPr>
        <w:spacing w:before="0" w:after="160" w:line="256" w:lineRule="auto"/>
        <w:rPr>
          <w:lang w:val="en-IE"/>
        </w:rPr>
      </w:pPr>
      <w:r w:rsidRPr="0016589F">
        <w:rPr>
          <w:lang w:val="en-IE"/>
        </w:rPr>
        <w:br w:type="page"/>
      </w:r>
    </w:p>
    <w:p w14:paraId="1F8B8481" w14:textId="77777777" w:rsidR="006D2BF7" w:rsidRPr="0016589F" w:rsidRDefault="7BFD15B0" w:rsidP="7BFD15B0">
      <w:pPr>
        <w:pStyle w:val="Heading1"/>
        <w:rPr>
          <w:lang w:val="en-IE"/>
        </w:rPr>
      </w:pPr>
      <w:bookmarkStart w:id="1" w:name="_Toc399421500"/>
      <w:bookmarkStart w:id="2" w:name="_Toc399422154"/>
      <w:bookmarkStart w:id="3" w:name="_Toc485799633"/>
      <w:bookmarkStart w:id="4" w:name="_Toc32324103"/>
      <w:r w:rsidRPr="7BFD15B0">
        <w:rPr>
          <w:lang w:val="en-IE"/>
        </w:rPr>
        <w:lastRenderedPageBreak/>
        <w:t>Document Control</w:t>
      </w:r>
      <w:bookmarkEnd w:id="1"/>
      <w:bookmarkEnd w:id="2"/>
      <w:bookmarkEnd w:id="3"/>
      <w:bookmarkEnd w:id="4"/>
    </w:p>
    <w:p w14:paraId="4666FF30" w14:textId="77777777" w:rsidR="006D2BF7" w:rsidRPr="0016589F" w:rsidRDefault="7BFD15B0" w:rsidP="7BFD15B0">
      <w:pPr>
        <w:pStyle w:val="Heading2"/>
        <w:numPr>
          <w:ilvl w:val="1"/>
          <w:numId w:val="0"/>
        </w:numPr>
        <w:ind w:left="720"/>
        <w:rPr>
          <w:lang w:val="en-IE"/>
        </w:rPr>
      </w:pPr>
      <w:bookmarkStart w:id="5" w:name="_Toc158527933"/>
      <w:bookmarkStart w:id="6" w:name="_Toc399421501"/>
      <w:bookmarkStart w:id="7" w:name="_Toc399422155"/>
      <w:bookmarkStart w:id="8" w:name="_Toc485799634"/>
      <w:bookmarkStart w:id="9" w:name="_Toc32324104"/>
      <w:r w:rsidRPr="7BFD15B0">
        <w:rPr>
          <w:lang w:val="en-IE"/>
        </w:rPr>
        <w:t>Change Record</w:t>
      </w:r>
      <w:bookmarkEnd w:id="5"/>
      <w:bookmarkEnd w:id="6"/>
      <w:bookmarkEnd w:id="7"/>
      <w:bookmarkEnd w:id="8"/>
      <w:bookmarkEnd w:id="9"/>
    </w:p>
    <w:p w14:paraId="7858A25C" w14:textId="77777777" w:rsidR="006D2BF7" w:rsidRPr="0016589F" w:rsidRDefault="006D2BF7" w:rsidP="006D2BF7">
      <w:pPr>
        <w:rPr>
          <w:lang w:val="en-IE"/>
        </w:rPr>
      </w:pPr>
    </w:p>
    <w:tbl>
      <w:tblPr>
        <w:tblW w:w="7586" w:type="dxa"/>
        <w:tblInd w:w="1332" w:type="dxa"/>
        <w:tblBorders>
          <w:top w:val="single" w:sz="12" w:space="0" w:color="999999"/>
          <w:bottom w:val="single" w:sz="12" w:space="0" w:color="999999"/>
          <w:insideH w:val="single" w:sz="1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2919"/>
        <w:gridCol w:w="3106"/>
      </w:tblGrid>
      <w:tr w:rsidR="006D2BF7" w:rsidRPr="0016589F" w14:paraId="739CADC0" w14:textId="77777777" w:rsidTr="004614BA">
        <w:trPr>
          <w:trHeight w:val="20"/>
        </w:trPr>
        <w:tc>
          <w:tcPr>
            <w:tcW w:w="1561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shd w:val="clear" w:color="auto" w:fill="E6E6E6"/>
            <w:hideMark/>
          </w:tcPr>
          <w:p w14:paraId="7B59A006" w14:textId="77777777" w:rsidR="006D2BF7" w:rsidRPr="0016589F" w:rsidRDefault="7BFD15B0" w:rsidP="7BFD15B0">
            <w:pPr>
              <w:pStyle w:val="NoSpacing"/>
              <w:spacing w:line="256" w:lineRule="auto"/>
              <w:rPr>
                <w:lang w:val="en-IE"/>
              </w:rPr>
            </w:pPr>
            <w:r w:rsidRPr="7BFD15B0">
              <w:rPr>
                <w:lang w:val="en-IE"/>
              </w:rPr>
              <w:t>Date</w:t>
            </w:r>
          </w:p>
        </w:tc>
        <w:tc>
          <w:tcPr>
            <w:tcW w:w="2919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shd w:val="clear" w:color="auto" w:fill="E6E6E6"/>
            <w:hideMark/>
          </w:tcPr>
          <w:p w14:paraId="385D0915" w14:textId="77777777" w:rsidR="006D2BF7" w:rsidRPr="0016589F" w:rsidRDefault="7BFD15B0" w:rsidP="7BFD15B0">
            <w:pPr>
              <w:pStyle w:val="NoSpacing"/>
              <w:spacing w:line="256" w:lineRule="auto"/>
              <w:rPr>
                <w:lang w:val="en-IE"/>
              </w:rPr>
            </w:pPr>
            <w:r w:rsidRPr="7BFD15B0">
              <w:rPr>
                <w:lang w:val="en-IE"/>
              </w:rPr>
              <w:t>Person</w:t>
            </w:r>
          </w:p>
        </w:tc>
        <w:tc>
          <w:tcPr>
            <w:tcW w:w="3106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shd w:val="clear" w:color="auto" w:fill="E6E6E6"/>
            <w:hideMark/>
          </w:tcPr>
          <w:p w14:paraId="64322AB1" w14:textId="77777777" w:rsidR="006D2BF7" w:rsidRPr="0016589F" w:rsidRDefault="7BFD15B0" w:rsidP="7BFD15B0">
            <w:pPr>
              <w:pStyle w:val="NoSpacing"/>
              <w:spacing w:line="256" w:lineRule="auto"/>
              <w:rPr>
                <w:lang w:val="en-IE"/>
              </w:rPr>
            </w:pPr>
            <w:r w:rsidRPr="7BFD15B0">
              <w:rPr>
                <w:lang w:val="en-IE"/>
              </w:rPr>
              <w:t>Version/Reference</w:t>
            </w:r>
          </w:p>
        </w:tc>
      </w:tr>
      <w:tr w:rsidR="006D2BF7" w:rsidRPr="0016589F" w14:paraId="3099FA2D" w14:textId="77777777" w:rsidTr="004614BA">
        <w:trPr>
          <w:trHeight w:val="20"/>
        </w:trPr>
        <w:tc>
          <w:tcPr>
            <w:tcW w:w="1561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hideMark/>
          </w:tcPr>
          <w:p w14:paraId="5CC29CB4" w14:textId="0E82E91A" w:rsidR="006D2BF7" w:rsidRPr="0016589F" w:rsidRDefault="009D26DA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10</w:t>
            </w:r>
            <w:r w:rsidR="00F15C42" w:rsidRPr="00F15C42">
              <w:rPr>
                <w:vertAlign w:val="superscript"/>
                <w:lang w:val="en-IE"/>
              </w:rPr>
              <w:t>th</w:t>
            </w:r>
            <w:r>
              <w:rPr>
                <w:lang w:val="en-IE"/>
              </w:rPr>
              <w:t xml:space="preserve"> Jan</w:t>
            </w:r>
            <w:r w:rsidR="00636803">
              <w:rPr>
                <w:lang w:val="en-IE"/>
              </w:rPr>
              <w:t xml:space="preserve"> </w:t>
            </w:r>
            <w:r w:rsidR="7BFD15B0" w:rsidRPr="7BFD15B0">
              <w:rPr>
                <w:lang w:val="en-IE"/>
              </w:rPr>
              <w:t>20</w:t>
            </w:r>
            <w:r>
              <w:rPr>
                <w:lang w:val="en-IE"/>
              </w:rPr>
              <w:t>20</w:t>
            </w:r>
          </w:p>
        </w:tc>
        <w:tc>
          <w:tcPr>
            <w:tcW w:w="2919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hideMark/>
          </w:tcPr>
          <w:p w14:paraId="684637B5" w14:textId="51B04978" w:rsidR="006D2BF7" w:rsidRDefault="00E22EE4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John Corley</w:t>
            </w:r>
            <w:r w:rsidR="00425AE7">
              <w:rPr>
                <w:lang w:val="en-IE"/>
              </w:rPr>
              <w:t xml:space="preserve">, </w:t>
            </w:r>
          </w:p>
          <w:p w14:paraId="31028C45" w14:textId="23A80641" w:rsidR="008D6AE9" w:rsidRPr="0016589F" w:rsidRDefault="00425AE7" w:rsidP="00690545">
            <w:pPr>
              <w:pStyle w:val="NoSpacing"/>
              <w:spacing w:line="256" w:lineRule="auto"/>
              <w:rPr>
                <w:lang w:val="en-IE"/>
              </w:rPr>
            </w:pPr>
            <w:r w:rsidRPr="00425AE7">
              <w:rPr>
                <w:lang w:val="en-IE"/>
              </w:rPr>
              <w:t xml:space="preserve">Ana Janeth Villegas Salazar </w:t>
            </w:r>
          </w:p>
        </w:tc>
        <w:tc>
          <w:tcPr>
            <w:tcW w:w="3106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hideMark/>
          </w:tcPr>
          <w:p w14:paraId="49CBF59A" w14:textId="0302268A" w:rsidR="006D2BF7" w:rsidRPr="0016589F" w:rsidRDefault="00693B0E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V1.0 / Initial Draft</w:t>
            </w:r>
          </w:p>
        </w:tc>
      </w:tr>
      <w:tr w:rsidR="008D6AE9" w:rsidRPr="0016589F" w14:paraId="475D80CA" w14:textId="77777777" w:rsidTr="004614BA">
        <w:trPr>
          <w:trHeight w:val="20"/>
        </w:trPr>
        <w:tc>
          <w:tcPr>
            <w:tcW w:w="1561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1C3ECCA8" w14:textId="3379B7B6" w:rsidR="008D6AE9" w:rsidRDefault="00252729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24</w:t>
            </w:r>
            <w:r w:rsidRPr="00267F92">
              <w:rPr>
                <w:vertAlign w:val="superscript"/>
                <w:lang w:val="en-IE"/>
              </w:rPr>
              <w:t>th</w:t>
            </w:r>
            <w:r>
              <w:rPr>
                <w:lang w:val="en-IE"/>
              </w:rPr>
              <w:t xml:space="preserve"> Jan 2020</w:t>
            </w:r>
          </w:p>
        </w:tc>
        <w:tc>
          <w:tcPr>
            <w:tcW w:w="2919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303DFF5B" w14:textId="42C42FAB" w:rsidR="008D6AE9" w:rsidRDefault="00252729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John Corley</w:t>
            </w:r>
          </w:p>
        </w:tc>
        <w:tc>
          <w:tcPr>
            <w:tcW w:w="3106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557A13FC" w14:textId="3A2D2E15" w:rsidR="008D6AE9" w:rsidRDefault="00252729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V1.1 / Updates following feedback</w:t>
            </w:r>
          </w:p>
        </w:tc>
      </w:tr>
      <w:tr w:rsidR="0016215A" w:rsidRPr="0016589F" w14:paraId="22DD571E" w14:textId="77777777" w:rsidTr="004614BA">
        <w:trPr>
          <w:trHeight w:val="20"/>
        </w:trPr>
        <w:tc>
          <w:tcPr>
            <w:tcW w:w="1561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4F1B0E58" w14:textId="78441FB8" w:rsidR="0016215A" w:rsidRDefault="004B119C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27</w:t>
            </w:r>
            <w:r w:rsidRPr="00267F92">
              <w:rPr>
                <w:vertAlign w:val="superscript"/>
                <w:lang w:val="en-IE"/>
              </w:rPr>
              <w:t>th</w:t>
            </w:r>
            <w:r>
              <w:rPr>
                <w:lang w:val="en-IE"/>
              </w:rPr>
              <w:t xml:space="preserve"> Jan 2020</w:t>
            </w:r>
          </w:p>
        </w:tc>
        <w:tc>
          <w:tcPr>
            <w:tcW w:w="2919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5C0213AB" w14:textId="00913521" w:rsidR="0016215A" w:rsidRDefault="004B119C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Ana Janeth Villegas Salazar</w:t>
            </w:r>
          </w:p>
        </w:tc>
        <w:tc>
          <w:tcPr>
            <w:tcW w:w="3106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56B96ED2" w14:textId="7A4DD54A" w:rsidR="0016215A" w:rsidRDefault="004B119C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V1.2/ Updated screen shots</w:t>
            </w:r>
          </w:p>
        </w:tc>
      </w:tr>
      <w:tr w:rsidR="00386CBC" w:rsidRPr="0016589F" w14:paraId="57F16D35" w14:textId="77777777" w:rsidTr="004614BA">
        <w:trPr>
          <w:trHeight w:val="20"/>
        </w:trPr>
        <w:tc>
          <w:tcPr>
            <w:tcW w:w="1561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71C48F10" w14:textId="72A8CC96" w:rsidR="00386CBC" w:rsidRDefault="001432E9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11</w:t>
            </w:r>
            <w:r w:rsidRPr="00267F92">
              <w:rPr>
                <w:vertAlign w:val="superscript"/>
                <w:lang w:val="en-IE"/>
              </w:rPr>
              <w:t>th</w:t>
            </w:r>
            <w:r>
              <w:rPr>
                <w:lang w:val="en-IE"/>
              </w:rPr>
              <w:t xml:space="preserve"> Feb 2020</w:t>
            </w:r>
          </w:p>
        </w:tc>
        <w:tc>
          <w:tcPr>
            <w:tcW w:w="2919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1CB149CF" w14:textId="1EF34E54" w:rsidR="00386CBC" w:rsidRDefault="001432E9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John Corley</w:t>
            </w:r>
          </w:p>
        </w:tc>
        <w:tc>
          <w:tcPr>
            <w:tcW w:w="3106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58693A60" w14:textId="56C03E82" w:rsidR="00386CBC" w:rsidRDefault="001432E9" w:rsidP="00690545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V1.3/Final updates following review by design tea</w:t>
            </w:r>
            <w:r w:rsidR="00267F92">
              <w:rPr>
                <w:lang w:val="en-IE"/>
              </w:rPr>
              <w:t>m.  Agreed to issue to Steering Group for sign off</w:t>
            </w:r>
          </w:p>
        </w:tc>
      </w:tr>
    </w:tbl>
    <w:p w14:paraId="51B1D660" w14:textId="77777777" w:rsidR="006D2BF7" w:rsidRPr="0016589F" w:rsidRDefault="006D2BF7" w:rsidP="006D2BF7">
      <w:pPr>
        <w:rPr>
          <w:lang w:val="en-IE"/>
        </w:rPr>
      </w:pPr>
      <w:bookmarkStart w:id="10" w:name="_Toc158527934"/>
      <w:bookmarkStart w:id="11" w:name="_Toc399421502"/>
      <w:bookmarkStart w:id="12" w:name="_Toc399422156"/>
    </w:p>
    <w:p w14:paraId="2E7A049B" w14:textId="77777777" w:rsidR="006D2BF7" w:rsidRPr="0016589F" w:rsidRDefault="7BFD15B0" w:rsidP="7BFD15B0">
      <w:pPr>
        <w:pStyle w:val="Heading2"/>
        <w:numPr>
          <w:ilvl w:val="1"/>
          <w:numId w:val="0"/>
        </w:numPr>
        <w:ind w:left="720"/>
        <w:rPr>
          <w:lang w:val="en-IE"/>
        </w:rPr>
      </w:pPr>
      <w:bookmarkStart w:id="13" w:name="_Toc485799635"/>
      <w:bookmarkStart w:id="14" w:name="_Toc32324105"/>
      <w:r w:rsidRPr="7BFD15B0">
        <w:rPr>
          <w:lang w:val="en-IE"/>
        </w:rPr>
        <w:t>Reviewers</w:t>
      </w:r>
      <w:bookmarkEnd w:id="10"/>
      <w:bookmarkEnd w:id="11"/>
      <w:bookmarkEnd w:id="12"/>
      <w:bookmarkEnd w:id="13"/>
      <w:bookmarkEnd w:id="14"/>
    </w:p>
    <w:p w14:paraId="7E4220D6" w14:textId="77777777" w:rsidR="004620E4" w:rsidRDefault="004620E4" w:rsidP="00636803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Palatino Linotype" w:eastAsia="Calibri" w:hAnsi="Palatino Linotype" w:cs="Segoe UI"/>
          <w:sz w:val="21"/>
          <w:szCs w:val="21"/>
        </w:rPr>
        <w:sectPr w:rsidR="004620E4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5" w:name="_Toc158527935"/>
      <w:bookmarkStart w:id="16" w:name="_Toc399421503"/>
      <w:bookmarkStart w:id="17" w:name="_Toc399422157"/>
      <w:bookmarkStart w:id="18" w:name="_Toc485799636"/>
    </w:p>
    <w:p w14:paraId="16956B1A" w14:textId="4D277862" w:rsidR="002E7F14" w:rsidRDefault="00426066" w:rsidP="00636803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Palatino Linotype" w:eastAsia="Calibri" w:hAnsi="Palatino Linotype" w:cs="Segoe UI"/>
          <w:sz w:val="21"/>
          <w:szCs w:val="21"/>
        </w:rPr>
      </w:pPr>
      <w:r w:rsidRPr="00426066">
        <w:rPr>
          <w:rStyle w:val="normaltextrun"/>
          <w:rFonts w:ascii="Palatino Linotype" w:eastAsia="Calibri" w:hAnsi="Palatino Linotype" w:cs="Segoe UI"/>
          <w:sz w:val="21"/>
          <w:szCs w:val="21"/>
        </w:rPr>
        <w:t>Andreas Thiele</w:t>
      </w:r>
    </w:p>
    <w:p w14:paraId="3BFD478B" w14:textId="638DBDCD" w:rsidR="00A9510C" w:rsidRDefault="00085E1E" w:rsidP="00636803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Palatino Linotype" w:eastAsia="Calibri" w:hAnsi="Palatino Linotype" w:cs="Segoe UI"/>
          <w:sz w:val="21"/>
          <w:szCs w:val="21"/>
        </w:rPr>
      </w:pPr>
      <w:r w:rsidRPr="00085E1E">
        <w:rPr>
          <w:rStyle w:val="normaltextrun"/>
          <w:rFonts w:ascii="Palatino Linotype" w:eastAsia="Calibri" w:hAnsi="Palatino Linotype" w:cs="Segoe UI"/>
          <w:sz w:val="21"/>
          <w:szCs w:val="21"/>
        </w:rPr>
        <w:t>Ulrich Siebert</w:t>
      </w:r>
    </w:p>
    <w:p w14:paraId="63F2963E" w14:textId="77777777" w:rsidR="00B33531" w:rsidRDefault="00B33531" w:rsidP="003C2A0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Palatino Linotype" w:eastAsia="Calibri" w:hAnsi="Palatino Linotype" w:cs="Segoe UI"/>
          <w:sz w:val="21"/>
          <w:szCs w:val="21"/>
        </w:rPr>
      </w:pPr>
      <w:r w:rsidRPr="00B33531">
        <w:rPr>
          <w:rStyle w:val="normaltextrun"/>
          <w:rFonts w:ascii="Palatino Linotype" w:eastAsia="Calibri" w:hAnsi="Palatino Linotype" w:cs="Segoe UI"/>
          <w:sz w:val="21"/>
          <w:szCs w:val="21"/>
        </w:rPr>
        <w:t>Katrien Tielemans</w:t>
      </w:r>
    </w:p>
    <w:p w14:paraId="65D54DD5" w14:textId="4AE590D8" w:rsidR="003C2A0B" w:rsidRPr="0022073B" w:rsidRDefault="003C2A0B" w:rsidP="003C2A0B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  <w:lang w:val="fr-FR"/>
        </w:rPr>
      </w:pPr>
      <w:r w:rsidRPr="0022073B">
        <w:rPr>
          <w:rStyle w:val="normaltextrun"/>
          <w:rFonts w:ascii="Palatino Linotype" w:eastAsia="Calibri" w:hAnsi="Palatino Linotype" w:cs="Segoe UI"/>
          <w:sz w:val="21"/>
          <w:szCs w:val="21"/>
          <w:lang w:val="fr-FR"/>
        </w:rPr>
        <w:t>Bolmar Carrasquilla</w:t>
      </w:r>
      <w:r w:rsidRPr="0022073B">
        <w:rPr>
          <w:rStyle w:val="eop"/>
          <w:rFonts w:ascii="Palatino Linotype" w:eastAsia="Calibri" w:hAnsi="Palatino Linotype" w:cs="Segoe UI"/>
          <w:sz w:val="21"/>
          <w:szCs w:val="21"/>
          <w:lang w:val="fr-FR"/>
        </w:rPr>
        <w:t> </w:t>
      </w:r>
    </w:p>
    <w:p w14:paraId="7BCA31DA" w14:textId="77777777" w:rsidR="00636803" w:rsidRPr="0022073B" w:rsidRDefault="00636803" w:rsidP="00636803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  <w:lang w:val="fr-FR"/>
        </w:rPr>
      </w:pPr>
      <w:r w:rsidRPr="0022073B">
        <w:rPr>
          <w:rStyle w:val="normaltextrun"/>
          <w:rFonts w:ascii="Palatino Linotype" w:eastAsia="Calibri" w:hAnsi="Palatino Linotype" w:cs="Segoe UI"/>
          <w:sz w:val="21"/>
          <w:szCs w:val="21"/>
          <w:lang w:val="fr-FR"/>
        </w:rPr>
        <w:t>Ed </w:t>
      </w:r>
      <w:proofErr w:type="spellStart"/>
      <w:r w:rsidRPr="0022073B">
        <w:rPr>
          <w:rStyle w:val="spellingerror"/>
          <w:rFonts w:ascii="Palatino Linotype" w:hAnsi="Palatino Linotype" w:cs="Segoe UI"/>
          <w:sz w:val="21"/>
          <w:szCs w:val="21"/>
          <w:lang w:val="fr-FR"/>
        </w:rPr>
        <w:t>Osanani</w:t>
      </w:r>
      <w:proofErr w:type="spellEnd"/>
      <w:r w:rsidRPr="0022073B">
        <w:rPr>
          <w:rStyle w:val="eop"/>
          <w:rFonts w:ascii="Palatino Linotype" w:eastAsia="Calibri" w:hAnsi="Palatino Linotype" w:cs="Segoe UI"/>
          <w:sz w:val="21"/>
          <w:szCs w:val="21"/>
          <w:lang w:val="fr-FR"/>
        </w:rPr>
        <w:t> </w:t>
      </w:r>
    </w:p>
    <w:p w14:paraId="467616E1" w14:textId="77777777" w:rsidR="006A59C9" w:rsidRPr="0022073B" w:rsidRDefault="00636803" w:rsidP="00636803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Palatino Linotype" w:eastAsia="Calibri" w:hAnsi="Palatino Linotype" w:cs="Segoe UI"/>
          <w:sz w:val="21"/>
          <w:szCs w:val="21"/>
          <w:lang w:val="fr-FR"/>
        </w:rPr>
      </w:pPr>
      <w:r w:rsidRPr="0022073B">
        <w:rPr>
          <w:rStyle w:val="normaltextrun"/>
          <w:rFonts w:ascii="Palatino Linotype" w:eastAsia="Calibri" w:hAnsi="Palatino Linotype" w:cs="Segoe UI"/>
          <w:sz w:val="21"/>
          <w:szCs w:val="21"/>
          <w:lang w:val="fr-FR"/>
        </w:rPr>
        <w:t>Bolmar Carrasquilla</w:t>
      </w:r>
    </w:p>
    <w:p w14:paraId="166FE6C7" w14:textId="77777777" w:rsidR="00C76293" w:rsidRPr="008D6AE9" w:rsidRDefault="006A59C9" w:rsidP="00C7629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Palatino Linotype" w:eastAsia="Calibri" w:hAnsi="Palatino Linotype" w:cs="Segoe UI"/>
          <w:sz w:val="21"/>
          <w:szCs w:val="21"/>
        </w:rPr>
      </w:pPr>
      <w:r w:rsidRPr="008D6AE9">
        <w:rPr>
          <w:rStyle w:val="eop"/>
          <w:rFonts w:ascii="Palatino Linotype" w:eastAsia="Calibri" w:hAnsi="Palatino Linotype" w:cs="Segoe UI"/>
          <w:sz w:val="21"/>
          <w:szCs w:val="21"/>
        </w:rPr>
        <w:t>Tim Carmichael</w:t>
      </w:r>
    </w:p>
    <w:p w14:paraId="4393522D" w14:textId="2AC9AFF4" w:rsidR="00C76293" w:rsidRPr="00C76293" w:rsidRDefault="00C76293" w:rsidP="00C7629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Palatino Linotype" w:eastAsia="Calibri" w:hAnsi="Palatino Linotype" w:cs="Segoe UI"/>
          <w:sz w:val="21"/>
          <w:szCs w:val="21"/>
        </w:rPr>
      </w:pPr>
      <w:r w:rsidRPr="00C76293">
        <w:rPr>
          <w:rStyle w:val="eop"/>
          <w:rFonts w:ascii="Palatino Linotype" w:eastAsia="Calibri" w:hAnsi="Palatino Linotype" w:cs="Segoe UI"/>
          <w:sz w:val="21"/>
          <w:szCs w:val="21"/>
        </w:rPr>
        <w:t>Dena Fletcher</w:t>
      </w:r>
    </w:p>
    <w:p w14:paraId="16E77002" w14:textId="05C46ABB" w:rsidR="00636803" w:rsidRPr="00C76293" w:rsidRDefault="00C76293" w:rsidP="00C76293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0C76293">
        <w:rPr>
          <w:rStyle w:val="eop"/>
          <w:rFonts w:ascii="Palatino Linotype" w:eastAsia="Calibri" w:hAnsi="Palatino Linotype" w:cs="Segoe UI"/>
          <w:sz w:val="21"/>
          <w:szCs w:val="21"/>
        </w:rPr>
        <w:t>Thati</w:t>
      </w:r>
      <w:proofErr w:type="spellEnd"/>
      <w:r w:rsidRPr="00C76293">
        <w:rPr>
          <w:rStyle w:val="eop"/>
          <w:rFonts w:ascii="Palatino Linotype" w:eastAsia="Calibri" w:hAnsi="Palatino Linotype" w:cs="Segoe UI"/>
          <w:sz w:val="21"/>
          <w:szCs w:val="21"/>
        </w:rPr>
        <w:t xml:space="preserve"> Schlesinger</w:t>
      </w:r>
      <w:r w:rsidR="00636803" w:rsidRPr="00C76293">
        <w:rPr>
          <w:rStyle w:val="eop"/>
          <w:rFonts w:ascii="Palatino Linotype" w:eastAsia="Calibri" w:hAnsi="Palatino Linotype" w:cs="Segoe UI"/>
          <w:sz w:val="21"/>
          <w:szCs w:val="21"/>
        </w:rPr>
        <w:t> </w:t>
      </w:r>
    </w:p>
    <w:p w14:paraId="564DA08A" w14:textId="77777777" w:rsidR="00636803" w:rsidRDefault="00636803" w:rsidP="00636803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Palatino Linotype" w:eastAsia="Calibri" w:hAnsi="Palatino Linotype" w:cs="Segoe UI"/>
          <w:sz w:val="21"/>
          <w:szCs w:val="21"/>
        </w:rPr>
        <w:t>Didier Roy</w:t>
      </w:r>
      <w:r>
        <w:rPr>
          <w:rStyle w:val="eop"/>
          <w:rFonts w:ascii="Palatino Linotype" w:eastAsia="Calibri" w:hAnsi="Palatino Linotype" w:cs="Segoe UI"/>
          <w:sz w:val="21"/>
          <w:szCs w:val="21"/>
        </w:rPr>
        <w:t> </w:t>
      </w:r>
    </w:p>
    <w:p w14:paraId="7B14B023" w14:textId="77777777" w:rsidR="00636803" w:rsidRPr="008D6AE9" w:rsidRDefault="00636803" w:rsidP="00636803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 w:rsidRPr="008D6AE9">
        <w:rPr>
          <w:rStyle w:val="normaltextrun"/>
          <w:rFonts w:ascii="Palatino Linotype" w:eastAsia="Calibri" w:hAnsi="Palatino Linotype" w:cs="Segoe UI"/>
          <w:sz w:val="21"/>
          <w:szCs w:val="21"/>
        </w:rPr>
        <w:t>Hanna Mazur</w:t>
      </w:r>
      <w:r w:rsidRPr="008D6AE9">
        <w:rPr>
          <w:rStyle w:val="eop"/>
          <w:rFonts w:ascii="Palatino Linotype" w:eastAsia="Calibri" w:hAnsi="Palatino Linotype" w:cs="Segoe UI"/>
          <w:sz w:val="21"/>
          <w:szCs w:val="21"/>
        </w:rPr>
        <w:t> </w:t>
      </w:r>
    </w:p>
    <w:p w14:paraId="63B61F08" w14:textId="77777777" w:rsidR="00636803" w:rsidRPr="008D6AE9" w:rsidRDefault="00636803" w:rsidP="00636803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 w:rsidRPr="008D6AE9">
        <w:rPr>
          <w:rStyle w:val="normaltextrun"/>
          <w:rFonts w:ascii="Palatino Linotype" w:eastAsia="Calibri" w:hAnsi="Palatino Linotype" w:cs="Segoe UI"/>
          <w:sz w:val="21"/>
          <w:szCs w:val="21"/>
        </w:rPr>
        <w:t>José </w:t>
      </w:r>
      <w:proofErr w:type="spellStart"/>
      <w:r w:rsidRPr="008D6AE9">
        <w:rPr>
          <w:rStyle w:val="normaltextrun"/>
          <w:rFonts w:ascii="Palatino Linotype" w:eastAsia="Calibri" w:hAnsi="Palatino Linotype" w:cs="Segoe UI"/>
          <w:sz w:val="21"/>
          <w:szCs w:val="21"/>
        </w:rPr>
        <w:t>Macarro</w:t>
      </w:r>
      <w:proofErr w:type="spellEnd"/>
      <w:r w:rsidRPr="008D6AE9">
        <w:rPr>
          <w:rStyle w:val="eop"/>
          <w:rFonts w:ascii="Palatino Linotype" w:eastAsia="Calibri" w:hAnsi="Palatino Linotype" w:cs="Segoe UI"/>
          <w:sz w:val="21"/>
          <w:szCs w:val="21"/>
        </w:rPr>
        <w:t> </w:t>
      </w:r>
    </w:p>
    <w:p w14:paraId="5CD15A89" w14:textId="77777777" w:rsidR="00636803" w:rsidRPr="008D6AE9" w:rsidRDefault="00636803" w:rsidP="00636803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 w:rsidRPr="008D6AE9">
        <w:rPr>
          <w:rStyle w:val="normaltextrun"/>
          <w:rFonts w:ascii="Palatino Linotype" w:eastAsia="Calibri" w:hAnsi="Palatino Linotype" w:cs="Segoe UI"/>
          <w:sz w:val="21"/>
          <w:szCs w:val="21"/>
        </w:rPr>
        <w:t>Sylvain </w:t>
      </w:r>
      <w:proofErr w:type="spellStart"/>
      <w:r w:rsidRPr="008D6AE9">
        <w:rPr>
          <w:rStyle w:val="normaltextrun"/>
          <w:rFonts w:ascii="Palatino Linotype" w:eastAsia="Calibri" w:hAnsi="Palatino Linotype" w:cs="Segoe UI"/>
          <w:sz w:val="21"/>
          <w:szCs w:val="21"/>
        </w:rPr>
        <w:t>Piat</w:t>
      </w:r>
      <w:proofErr w:type="spellEnd"/>
      <w:r w:rsidRPr="008D6AE9">
        <w:rPr>
          <w:rStyle w:val="eop"/>
          <w:rFonts w:ascii="Palatino Linotype" w:eastAsia="Calibri" w:hAnsi="Palatino Linotype" w:cs="Segoe UI"/>
          <w:sz w:val="21"/>
          <w:szCs w:val="21"/>
        </w:rPr>
        <w:t> </w:t>
      </w:r>
    </w:p>
    <w:p w14:paraId="7E4EFC9A" w14:textId="77777777" w:rsidR="00314887" w:rsidRDefault="00636803" w:rsidP="00636803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Palatino Linotype" w:eastAsia="Calibri" w:hAnsi="Palatino Linotype" w:cs="Segoe UI"/>
          <w:sz w:val="21"/>
          <w:szCs w:val="21"/>
        </w:rPr>
      </w:pPr>
      <w:r>
        <w:rPr>
          <w:rStyle w:val="normaltextrun"/>
          <w:rFonts w:ascii="Palatino Linotype" w:eastAsia="Calibri" w:hAnsi="Palatino Linotype" w:cs="Segoe UI"/>
          <w:sz w:val="21"/>
          <w:szCs w:val="21"/>
        </w:rPr>
        <w:t>John Corley</w:t>
      </w:r>
    </w:p>
    <w:p w14:paraId="6FDA1D0C" w14:textId="77777777" w:rsidR="009922F2" w:rsidRDefault="009922F2" w:rsidP="00636803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Palatino Linotype" w:eastAsia="Calibri" w:hAnsi="Palatino Linotype" w:cs="Segoe UI"/>
          <w:sz w:val="21"/>
          <w:szCs w:val="21"/>
        </w:rPr>
      </w:pPr>
      <w:r w:rsidRPr="009922F2">
        <w:rPr>
          <w:rStyle w:val="normaltextrun"/>
          <w:rFonts w:ascii="Palatino Linotype" w:eastAsia="Calibri" w:hAnsi="Palatino Linotype" w:cs="Segoe UI"/>
          <w:sz w:val="21"/>
          <w:szCs w:val="21"/>
        </w:rPr>
        <w:t>Niamh McGarry</w:t>
      </w:r>
    </w:p>
    <w:p w14:paraId="55E3E70F" w14:textId="77777777" w:rsidR="00DA40CA" w:rsidRDefault="00795DEC" w:rsidP="0063680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="Palatino Linotype" w:eastAsia="Calibri" w:hAnsi="Palatino Linotype" w:cs="Segoe UI"/>
          <w:sz w:val="21"/>
          <w:szCs w:val="21"/>
        </w:rPr>
      </w:pPr>
      <w:r w:rsidRPr="00795DEC">
        <w:rPr>
          <w:rStyle w:val="eop"/>
          <w:rFonts w:ascii="Palatino Linotype" w:eastAsia="Calibri" w:hAnsi="Palatino Linotype" w:cs="Segoe UI"/>
          <w:sz w:val="21"/>
          <w:szCs w:val="21"/>
        </w:rPr>
        <w:t>Declan Rudden</w:t>
      </w:r>
    </w:p>
    <w:p w14:paraId="668B116F" w14:textId="255D5E37" w:rsidR="00636803" w:rsidRDefault="00DA40CA" w:rsidP="00636803">
      <w:pPr>
        <w:pStyle w:val="paragraph"/>
        <w:spacing w:before="0" w:beforeAutospacing="0" w:after="0" w:afterAutospacing="0"/>
        <w:ind w:left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Palatino Linotype" w:eastAsia="Calibri" w:hAnsi="Palatino Linotype" w:cs="Segoe UI"/>
          <w:sz w:val="21"/>
          <w:szCs w:val="21"/>
        </w:rPr>
        <w:t>Curnan Reidy</w:t>
      </w:r>
      <w:r w:rsidR="00636803">
        <w:rPr>
          <w:rStyle w:val="eop"/>
          <w:rFonts w:ascii="Palatino Linotype" w:eastAsia="Calibri" w:hAnsi="Palatino Linotype" w:cs="Segoe UI"/>
          <w:sz w:val="21"/>
          <w:szCs w:val="21"/>
        </w:rPr>
        <w:t> </w:t>
      </w:r>
    </w:p>
    <w:p w14:paraId="1B3FF336" w14:textId="11702F7F" w:rsidR="004614BA" w:rsidRDefault="004614BA" w:rsidP="00F14BA6">
      <w:pPr>
        <w:pStyle w:val="NormalIndent"/>
        <w:rPr>
          <w:lang w:val="en-IE"/>
        </w:rPr>
        <w:sectPr w:rsidR="004614BA" w:rsidSect="004614B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338B75B" w14:textId="66385C75" w:rsidR="00C52E5B" w:rsidRDefault="00C52E5B" w:rsidP="00F14BA6">
      <w:pPr>
        <w:pStyle w:val="NormalIndent"/>
        <w:rPr>
          <w:lang w:val="en-IE"/>
        </w:rPr>
      </w:pPr>
    </w:p>
    <w:p w14:paraId="2C83F426" w14:textId="77777777" w:rsidR="006D2BF7" w:rsidRPr="0016589F" w:rsidRDefault="7BFD15B0" w:rsidP="7BFD15B0">
      <w:pPr>
        <w:pStyle w:val="Heading2"/>
        <w:numPr>
          <w:ilvl w:val="1"/>
          <w:numId w:val="0"/>
        </w:numPr>
        <w:ind w:left="720"/>
        <w:rPr>
          <w:lang w:val="en-IE"/>
        </w:rPr>
      </w:pPr>
      <w:bookmarkStart w:id="19" w:name="_Toc32324106"/>
      <w:r w:rsidRPr="7BFD15B0">
        <w:rPr>
          <w:lang w:val="en-IE"/>
        </w:rPr>
        <w:t>Distribution</w:t>
      </w:r>
      <w:bookmarkEnd w:id="15"/>
      <w:bookmarkEnd w:id="16"/>
      <w:bookmarkEnd w:id="17"/>
      <w:bookmarkEnd w:id="18"/>
      <w:bookmarkEnd w:id="19"/>
    </w:p>
    <w:p w14:paraId="1B2EAB08" w14:textId="2ACEA624" w:rsidR="006D2BF7" w:rsidRPr="0016589F" w:rsidRDefault="7BFD15B0" w:rsidP="00C52E5B">
      <w:pPr>
        <w:pStyle w:val="NormalIndent"/>
        <w:ind w:left="1440"/>
        <w:rPr>
          <w:lang w:val="en-IE"/>
        </w:rPr>
      </w:pPr>
      <w:r w:rsidRPr="7BFD15B0">
        <w:rPr>
          <w:lang w:val="en-IE"/>
        </w:rPr>
        <w:t>Reviewers</w:t>
      </w:r>
    </w:p>
    <w:p w14:paraId="686410EB" w14:textId="77777777" w:rsidR="006D2BF7" w:rsidRPr="0016589F" w:rsidRDefault="7BFD15B0" w:rsidP="7BFD15B0">
      <w:pPr>
        <w:pStyle w:val="Heading2"/>
        <w:numPr>
          <w:ilvl w:val="1"/>
          <w:numId w:val="0"/>
        </w:numPr>
        <w:ind w:left="720"/>
        <w:rPr>
          <w:lang w:val="en-IE"/>
        </w:rPr>
      </w:pPr>
      <w:bookmarkStart w:id="20" w:name="_Toc158527936"/>
      <w:bookmarkStart w:id="21" w:name="_Toc399421504"/>
      <w:bookmarkStart w:id="22" w:name="_Toc399422158"/>
      <w:bookmarkStart w:id="23" w:name="_Toc485799637"/>
      <w:bookmarkStart w:id="24" w:name="_Toc32324107"/>
      <w:r w:rsidRPr="7BFD15B0">
        <w:rPr>
          <w:lang w:val="en-IE"/>
        </w:rPr>
        <w:t>Approval</w:t>
      </w:r>
      <w:bookmarkEnd w:id="20"/>
      <w:bookmarkEnd w:id="21"/>
      <w:bookmarkEnd w:id="22"/>
      <w:bookmarkEnd w:id="23"/>
      <w:bookmarkEnd w:id="24"/>
    </w:p>
    <w:p w14:paraId="61E9FE5B" w14:textId="77777777" w:rsidR="006D2BF7" w:rsidRPr="0016589F" w:rsidRDefault="7BFD15B0" w:rsidP="00C52E5B">
      <w:pPr>
        <w:pStyle w:val="NormalIndent"/>
        <w:ind w:left="1440"/>
        <w:rPr>
          <w:lang w:val="en-IE"/>
        </w:rPr>
      </w:pPr>
      <w:r w:rsidRPr="7BFD15B0">
        <w:rPr>
          <w:lang w:val="en-IE"/>
        </w:rPr>
        <w:t>This document was approved electronically via email by the following people on the following dates:</w:t>
      </w:r>
    </w:p>
    <w:tbl>
      <w:tblPr>
        <w:tblW w:w="7845" w:type="dxa"/>
        <w:tblInd w:w="1485" w:type="dxa"/>
        <w:tblBorders>
          <w:top w:val="single" w:sz="12" w:space="0" w:color="999999"/>
          <w:bottom w:val="single" w:sz="12" w:space="0" w:color="999999"/>
          <w:insideH w:val="single" w:sz="1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2239"/>
        <w:gridCol w:w="4066"/>
      </w:tblGrid>
      <w:tr w:rsidR="006D2BF7" w:rsidRPr="0016589F" w14:paraId="0E092854" w14:textId="77777777" w:rsidTr="00C52E5B">
        <w:tc>
          <w:tcPr>
            <w:tcW w:w="1540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shd w:val="clear" w:color="auto" w:fill="E6E6E6"/>
            <w:hideMark/>
          </w:tcPr>
          <w:p w14:paraId="68CFD3FB" w14:textId="77777777" w:rsidR="006D2BF7" w:rsidRPr="0016589F" w:rsidRDefault="7BFD15B0" w:rsidP="7BFD15B0">
            <w:pPr>
              <w:pStyle w:val="NoSpacing"/>
              <w:spacing w:line="256" w:lineRule="auto"/>
              <w:rPr>
                <w:lang w:val="en-IE"/>
              </w:rPr>
            </w:pPr>
            <w:r w:rsidRPr="7BFD15B0">
              <w:rPr>
                <w:lang w:val="en-IE"/>
              </w:rPr>
              <w:t>Date/Time</w:t>
            </w:r>
          </w:p>
        </w:tc>
        <w:tc>
          <w:tcPr>
            <w:tcW w:w="2239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shd w:val="clear" w:color="auto" w:fill="E6E6E6"/>
            <w:hideMark/>
          </w:tcPr>
          <w:p w14:paraId="080425BE" w14:textId="77777777" w:rsidR="006D2BF7" w:rsidRPr="0016589F" w:rsidRDefault="7BFD15B0" w:rsidP="7BFD15B0">
            <w:pPr>
              <w:pStyle w:val="NoSpacing"/>
              <w:spacing w:line="256" w:lineRule="auto"/>
              <w:rPr>
                <w:lang w:val="en-IE"/>
              </w:rPr>
            </w:pPr>
            <w:r w:rsidRPr="7BFD15B0">
              <w:rPr>
                <w:lang w:val="en-IE"/>
              </w:rPr>
              <w:t>Person</w:t>
            </w:r>
          </w:p>
        </w:tc>
        <w:tc>
          <w:tcPr>
            <w:tcW w:w="4066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shd w:val="clear" w:color="auto" w:fill="E6E6E6"/>
            <w:hideMark/>
          </w:tcPr>
          <w:p w14:paraId="2228B088" w14:textId="77777777" w:rsidR="006D2BF7" w:rsidRPr="0016589F" w:rsidRDefault="7BFD15B0" w:rsidP="7BFD15B0">
            <w:pPr>
              <w:pStyle w:val="NoSpacing"/>
              <w:spacing w:line="256" w:lineRule="auto"/>
              <w:rPr>
                <w:lang w:val="en-IE"/>
              </w:rPr>
            </w:pPr>
            <w:r w:rsidRPr="7BFD15B0">
              <w:rPr>
                <w:lang w:val="en-IE"/>
              </w:rPr>
              <w:t>Note</w:t>
            </w:r>
          </w:p>
        </w:tc>
      </w:tr>
      <w:tr w:rsidR="006D2BF7" w:rsidRPr="0016589F" w14:paraId="331626BE" w14:textId="77777777" w:rsidTr="00C52E5B">
        <w:tc>
          <w:tcPr>
            <w:tcW w:w="1540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105CC69B" w14:textId="77777777" w:rsidR="006D2BF7" w:rsidRPr="0016589F" w:rsidRDefault="006D2BF7">
            <w:pPr>
              <w:pStyle w:val="NoSpacing"/>
              <w:spacing w:line="256" w:lineRule="auto"/>
              <w:rPr>
                <w:lang w:val="en-IE"/>
              </w:rPr>
            </w:pPr>
          </w:p>
        </w:tc>
        <w:tc>
          <w:tcPr>
            <w:tcW w:w="2239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523BE29A" w14:textId="77777777" w:rsidR="006D2BF7" w:rsidRPr="0016589F" w:rsidRDefault="006D2BF7">
            <w:pPr>
              <w:pStyle w:val="NoSpacing"/>
              <w:spacing w:line="256" w:lineRule="auto"/>
              <w:rPr>
                <w:lang w:val="en-IE"/>
              </w:rPr>
            </w:pPr>
          </w:p>
        </w:tc>
        <w:tc>
          <w:tcPr>
            <w:tcW w:w="4066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5E7113EC" w14:textId="77777777" w:rsidR="006D2BF7" w:rsidRPr="0016589F" w:rsidRDefault="006D2BF7">
            <w:pPr>
              <w:pStyle w:val="NoSpacing"/>
              <w:spacing w:line="256" w:lineRule="auto"/>
              <w:rPr>
                <w:lang w:val="en-IE"/>
              </w:rPr>
            </w:pPr>
          </w:p>
        </w:tc>
      </w:tr>
    </w:tbl>
    <w:p w14:paraId="73D910FA" w14:textId="77777777" w:rsidR="006D2BF7" w:rsidRPr="0016589F" w:rsidRDefault="006D2BF7" w:rsidP="006D2BF7">
      <w:pPr>
        <w:ind w:left="1440"/>
        <w:rPr>
          <w:lang w:val="en-IE"/>
        </w:rPr>
      </w:pPr>
    </w:p>
    <w:p w14:paraId="696D2B5F" w14:textId="77777777" w:rsidR="006D2BF7" w:rsidRPr="0016589F" w:rsidRDefault="006D2BF7" w:rsidP="7BFD15B0">
      <w:pPr>
        <w:pStyle w:val="Heading1"/>
        <w:rPr>
          <w:lang w:val="en-IE"/>
        </w:rPr>
      </w:pPr>
      <w:r w:rsidRPr="7BFD15B0">
        <w:rPr>
          <w:lang w:val="en-IE"/>
        </w:rPr>
        <w:br w:type="page"/>
      </w:r>
      <w:bookmarkStart w:id="25" w:name="_Toc32324108"/>
      <w:r w:rsidR="7BFD15B0" w:rsidRPr="7BFD15B0">
        <w:rPr>
          <w:lang w:val="en-IE"/>
        </w:rPr>
        <w:lastRenderedPageBreak/>
        <w:t>Table of Contents</w:t>
      </w:r>
      <w:bookmarkStart w:id="26" w:name="_Toc485799638"/>
      <w:bookmarkEnd w:id="26"/>
      <w:bookmarkEnd w:id="25"/>
    </w:p>
    <w:p w14:paraId="6C51DAB7" w14:textId="1FDC2724" w:rsidR="00C63504" w:rsidRDefault="006D2BF7">
      <w:pPr>
        <w:pStyle w:val="TOC1"/>
        <w:rPr>
          <w:ins w:id="2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r w:rsidRPr="0016589F">
        <w:rPr>
          <w:rFonts w:ascii="Arial" w:eastAsia="Times New Roman" w:hAnsi="Arial"/>
          <w:sz w:val="20"/>
          <w:szCs w:val="24"/>
          <w:lang w:val="en-IE"/>
        </w:rPr>
        <w:fldChar w:fldCharType="begin"/>
      </w:r>
      <w:r w:rsidRPr="0016589F">
        <w:rPr>
          <w:rFonts w:ascii="Arial" w:eastAsia="Times New Roman" w:hAnsi="Arial"/>
          <w:sz w:val="20"/>
          <w:szCs w:val="24"/>
          <w:lang w:val="en-IE"/>
        </w:rPr>
        <w:instrText xml:space="preserve"> TOC \o "1-5" \h \z \u </w:instrText>
      </w:r>
      <w:r w:rsidRPr="0016589F">
        <w:rPr>
          <w:rFonts w:ascii="Arial" w:eastAsia="Times New Roman" w:hAnsi="Arial"/>
          <w:sz w:val="20"/>
          <w:szCs w:val="24"/>
          <w:lang w:val="en-IE"/>
        </w:rPr>
        <w:fldChar w:fldCharType="separate"/>
      </w:r>
      <w:ins w:id="28" w:author="John Corley" w:date="2020-02-11T14:34:00Z">
        <w:r w:rsidR="00C63504" w:rsidRPr="008C4F0F">
          <w:rPr>
            <w:rStyle w:val="Hyperlink"/>
            <w:noProof/>
          </w:rPr>
          <w:fldChar w:fldCharType="begin"/>
        </w:r>
        <w:r w:rsidR="00C63504" w:rsidRPr="008C4F0F">
          <w:rPr>
            <w:rStyle w:val="Hyperlink"/>
            <w:noProof/>
          </w:rPr>
          <w:instrText xml:space="preserve"> </w:instrText>
        </w:r>
        <w:r w:rsidR="00C63504">
          <w:rPr>
            <w:noProof/>
          </w:rPr>
          <w:instrText>HYPERLINK \l "_Toc32324103"</w:instrText>
        </w:r>
        <w:r w:rsidR="00C63504" w:rsidRPr="008C4F0F">
          <w:rPr>
            <w:rStyle w:val="Hyperlink"/>
            <w:noProof/>
          </w:rPr>
          <w:instrText xml:space="preserve"> </w:instrText>
        </w:r>
        <w:r w:rsidR="00C63504" w:rsidRPr="008C4F0F">
          <w:rPr>
            <w:rStyle w:val="Hyperlink"/>
            <w:noProof/>
          </w:rPr>
        </w:r>
        <w:r w:rsidR="00C63504" w:rsidRPr="008C4F0F">
          <w:rPr>
            <w:rStyle w:val="Hyperlink"/>
            <w:noProof/>
          </w:rPr>
          <w:fldChar w:fldCharType="separate"/>
        </w:r>
        <w:r w:rsidR="00C63504" w:rsidRPr="008C4F0F">
          <w:rPr>
            <w:rStyle w:val="Hyperlink"/>
            <w:noProof/>
            <w:lang w:val="en-IE"/>
          </w:rPr>
          <w:t>Document Control</w:t>
        </w:r>
        <w:r w:rsidR="00C63504">
          <w:rPr>
            <w:noProof/>
            <w:webHidden/>
          </w:rPr>
          <w:tab/>
        </w:r>
        <w:r w:rsidR="00C63504">
          <w:rPr>
            <w:noProof/>
            <w:webHidden/>
          </w:rPr>
          <w:fldChar w:fldCharType="begin"/>
        </w:r>
        <w:r w:rsidR="00C63504">
          <w:rPr>
            <w:noProof/>
            <w:webHidden/>
          </w:rPr>
          <w:instrText xml:space="preserve"> PAGEREF _Toc32324103 \h </w:instrText>
        </w:r>
      </w:ins>
      <w:r w:rsidR="00C63504">
        <w:rPr>
          <w:noProof/>
          <w:webHidden/>
        </w:rPr>
      </w:r>
      <w:r w:rsidR="00C63504">
        <w:rPr>
          <w:noProof/>
          <w:webHidden/>
        </w:rPr>
        <w:fldChar w:fldCharType="separate"/>
      </w:r>
      <w:ins w:id="29" w:author="John Corley" w:date="2020-02-11T14:34:00Z">
        <w:r w:rsidR="00C63504">
          <w:rPr>
            <w:noProof/>
            <w:webHidden/>
          </w:rPr>
          <w:t>2</w:t>
        </w:r>
        <w:r w:rsidR="00C63504">
          <w:rPr>
            <w:noProof/>
            <w:webHidden/>
          </w:rPr>
          <w:fldChar w:fldCharType="end"/>
        </w:r>
        <w:r w:rsidR="00C63504" w:rsidRPr="008C4F0F">
          <w:rPr>
            <w:rStyle w:val="Hyperlink"/>
            <w:noProof/>
          </w:rPr>
          <w:fldChar w:fldCharType="end"/>
        </w:r>
      </w:ins>
    </w:p>
    <w:p w14:paraId="1B4091B9" w14:textId="240A737B" w:rsidR="00C63504" w:rsidRDefault="00C63504">
      <w:pPr>
        <w:pStyle w:val="TOC2"/>
        <w:rPr>
          <w:ins w:id="30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31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"_Toc32324104"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</w:rPr>
          <w:t>Change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2" w:author="John Corley" w:date="2020-02-11T14:34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172327C6" w14:textId="0E2DE45C" w:rsidR="00C63504" w:rsidRDefault="00C63504">
      <w:pPr>
        <w:pStyle w:val="TOC2"/>
        <w:rPr>
          <w:ins w:id="3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34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"_Toc32324105"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</w:rPr>
          <w:t>Reviewers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5" w:author="John Corley" w:date="2020-02-11T14:34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3AB987EF" w14:textId="672448FE" w:rsidR="00C63504" w:rsidRDefault="00C63504">
      <w:pPr>
        <w:pStyle w:val="TOC2"/>
        <w:rPr>
          <w:ins w:id="36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37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"_Toc32324106"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</w:rPr>
          <w:t>Distribution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8" w:author="John Corley" w:date="2020-02-11T14:34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7AA0ADB8" w14:textId="2C28874B" w:rsidR="00C63504" w:rsidRDefault="00C63504">
      <w:pPr>
        <w:pStyle w:val="TOC2"/>
        <w:rPr>
          <w:ins w:id="3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40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"_Toc32324107"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</w:rPr>
          <w:t>Approval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1" w:author="John Corley" w:date="2020-02-11T14:34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01355A24" w14:textId="61CFB660" w:rsidR="00C63504" w:rsidRDefault="00C63504">
      <w:pPr>
        <w:pStyle w:val="TOC1"/>
        <w:rPr>
          <w:ins w:id="42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43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"_Toc32324108"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4" w:author="John Corley" w:date="2020-02-11T14:34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76CFD8F0" w14:textId="03C68733" w:rsidR="00C63504" w:rsidRDefault="00C63504">
      <w:pPr>
        <w:pStyle w:val="TOC1"/>
        <w:tabs>
          <w:tab w:val="left" w:pos="420"/>
        </w:tabs>
        <w:rPr>
          <w:ins w:id="4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46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"_Toc32324109"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E" w:eastAsia="en-IE"/>
          </w:rPr>
          <w:tab/>
        </w:r>
        <w:r w:rsidRPr="008C4F0F">
          <w:rPr>
            <w:rStyle w:val="Hyperlink"/>
            <w:noProof/>
            <w:lang w:val="en-IE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7" w:author="John Corley" w:date="2020-02-11T14:34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1EC2626E" w14:textId="28D9918D" w:rsidR="00C63504" w:rsidRDefault="00C63504">
      <w:pPr>
        <w:pStyle w:val="TOC2"/>
        <w:rPr>
          <w:ins w:id="48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49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"_Toc32324110"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</w:rPr>
          <w:t>What does this document contain?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0" w:author="John Corley" w:date="2020-02-11T14:34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2246E2EA" w14:textId="049C2C6D" w:rsidR="00C63504" w:rsidRDefault="00C63504">
      <w:pPr>
        <w:pStyle w:val="TOC2"/>
        <w:rPr>
          <w:ins w:id="5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52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"_Toc32324111"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</w:rPr>
          <w:t>Who should read this document?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3" w:author="John Corley" w:date="2020-02-11T14:34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147BF364" w14:textId="0BE710AF" w:rsidR="00C63504" w:rsidRDefault="00C63504">
      <w:pPr>
        <w:pStyle w:val="TOC2"/>
        <w:rPr>
          <w:ins w:id="54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55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"_Toc32324112"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6" w:author="John Corley" w:date="2020-02-11T14:34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723508A2" w14:textId="61C37323" w:rsidR="00C63504" w:rsidRDefault="00C63504">
      <w:pPr>
        <w:pStyle w:val="TOC1"/>
        <w:tabs>
          <w:tab w:val="left" w:pos="420"/>
        </w:tabs>
        <w:rPr>
          <w:ins w:id="5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58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"_Toc32324113"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:lang w:val="en-I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E" w:eastAsia="en-IE"/>
          </w:rPr>
          <w:tab/>
        </w:r>
        <w:r w:rsidRPr="008C4F0F">
          <w:rPr>
            <w:rStyle w:val="Hyperlink"/>
            <w:noProof/>
            <w:lang w:val="en-IE"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9" w:author="John Corley" w:date="2020-02-11T14:34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77992FBA" w14:textId="4AF47702" w:rsidR="00C63504" w:rsidRDefault="00C63504">
      <w:pPr>
        <w:pStyle w:val="TOC2"/>
        <w:rPr>
          <w:ins w:id="60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61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"_Toc32324114"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2.1. Portal Audience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2" w:author="John Corley" w:date="2020-02-11T14:34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4AC8DC98" w14:textId="5A78BA12" w:rsidR="00C63504" w:rsidRDefault="00C63504">
      <w:pPr>
        <w:pStyle w:val="TOC2"/>
        <w:rPr>
          <w:ins w:id="6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64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"_Toc32324115"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2.2. User Stories Supported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5" w:author="John Corley" w:date="2020-02-11T14:34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16C38DF6" w14:textId="5E857C9F" w:rsidR="00C63504" w:rsidRDefault="00C63504">
      <w:pPr>
        <w:pStyle w:val="TOC2"/>
        <w:rPr>
          <w:ins w:id="66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67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"_Toc32324116"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2.3. Visual Design (Design Composites)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8" w:author="John Corley" w:date="2020-02-11T14:34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6729C891" w14:textId="39E372ED" w:rsidR="00C63504" w:rsidRDefault="00C63504">
      <w:pPr>
        <w:pStyle w:val="TOC2"/>
        <w:rPr>
          <w:ins w:id="6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70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"_Toc32324117"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2.4. Page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1" w:author="John Corley" w:date="2020-02-11T14:34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49005757" w14:textId="564A4DBD" w:rsidR="00C63504" w:rsidRDefault="00C63504">
      <w:pPr>
        <w:pStyle w:val="TOC2"/>
        <w:rPr>
          <w:ins w:id="72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73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"_Toc32324118"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2.5.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4" w:author="John Corley" w:date="2020-02-11T14:34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2D237754" w14:textId="0A85288B" w:rsidR="00C63504" w:rsidRDefault="00C63504">
      <w:pPr>
        <w:pStyle w:val="TOC3"/>
        <w:tabs>
          <w:tab w:val="right" w:leader="dot" w:pos="9350"/>
        </w:tabs>
        <w:rPr>
          <w:ins w:id="7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76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"_Toc32324119"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2.5.1.</w:t>
        </w:r>
        <w:r w:rsidRPr="008C4F0F">
          <w:rPr>
            <w:rStyle w:val="Hyperlink"/>
            <w:noProof/>
          </w:rPr>
          <w:t xml:space="preserve"> Global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7" w:author="John Corley" w:date="2020-02-11T14:34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44A5995F" w14:textId="04E4B020" w:rsidR="00C63504" w:rsidRDefault="00C63504">
      <w:pPr>
        <w:pStyle w:val="TOC3"/>
        <w:tabs>
          <w:tab w:val="right" w:leader="dot" w:pos="9350"/>
        </w:tabs>
        <w:rPr>
          <w:ins w:id="78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79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"_Toc32324120"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2.5.2.</w:t>
        </w:r>
        <w:r w:rsidRPr="008C4F0F">
          <w:rPr>
            <w:rStyle w:val="Hyperlink"/>
            <w:noProof/>
          </w:rPr>
          <w:t xml:space="preserve"> In Page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0" w:author="John Corley" w:date="2020-02-11T14:34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1FF9B2C5" w14:textId="453788E1" w:rsidR="00C63504" w:rsidRDefault="00C63504">
      <w:pPr>
        <w:pStyle w:val="TOC2"/>
        <w:rPr>
          <w:ins w:id="8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82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"_Toc32324121"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2.6. Browser Versions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3" w:author="John Corley" w:date="2020-02-11T14:34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494C0090" w14:textId="3AA0BA22" w:rsidR="00C63504" w:rsidRDefault="00C63504">
      <w:pPr>
        <w:pStyle w:val="TOC2"/>
        <w:rPr>
          <w:ins w:id="84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85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"_Toc32324122"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2.7. Responsive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6" w:author="John Corley" w:date="2020-02-11T14:34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03BE7BB8" w14:textId="0E5A7297" w:rsidR="00C63504" w:rsidRDefault="00C63504">
      <w:pPr>
        <w:pStyle w:val="TOC2"/>
        <w:rPr>
          <w:ins w:id="8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88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"_Toc32324123"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2.8. Language Support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9" w:author="John Corley" w:date="2020-02-11T14:34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3D9CE86F" w14:textId="0572F14F" w:rsidR="00C63504" w:rsidRDefault="00C63504">
      <w:pPr>
        <w:pStyle w:val="TOC2"/>
        <w:rPr>
          <w:ins w:id="90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91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"_Toc32324124"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2.9. Authentication &amp; User Access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2" w:author="John Corley" w:date="2020-02-11T14:34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478DB2B4" w14:textId="794D871B" w:rsidR="00C63504" w:rsidRDefault="00C63504">
      <w:pPr>
        <w:pStyle w:val="TOC1"/>
        <w:tabs>
          <w:tab w:val="left" w:pos="420"/>
        </w:tabs>
        <w:rPr>
          <w:ins w:id="9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94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"_Toc32324125"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E" w:eastAsia="en-IE"/>
          </w:rPr>
          <w:tab/>
        </w:r>
        <w:r w:rsidRPr="008C4F0F">
          <w:rPr>
            <w:rStyle w:val="Hyperlink"/>
            <w:noProof/>
          </w:rPr>
          <w:t>Welcome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5" w:author="John Corley" w:date="2020-02-11T14:34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220D8F11" w14:textId="1F02C1D2" w:rsidR="00C63504" w:rsidRDefault="00C63504">
      <w:pPr>
        <w:pStyle w:val="TOC2"/>
        <w:rPr>
          <w:ins w:id="96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97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"_Toc32324126"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3.1. Terms and 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8" w:author="John Corley" w:date="2020-02-11T14:34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7D363353" w14:textId="542D86FE" w:rsidR="00C63504" w:rsidRDefault="00C63504">
      <w:pPr>
        <w:pStyle w:val="TOC2"/>
        <w:rPr>
          <w:ins w:id="9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00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"_Toc32324127"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3.2. Language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1" w:author="John Corley" w:date="2020-02-11T14:34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235BE12E" w14:textId="2FBA7F52" w:rsidR="00C63504" w:rsidRDefault="00C63504">
      <w:pPr>
        <w:pStyle w:val="TOC1"/>
        <w:tabs>
          <w:tab w:val="left" w:pos="420"/>
        </w:tabs>
        <w:rPr>
          <w:ins w:id="102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03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"_Toc32324128"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E" w:eastAsia="en-IE"/>
          </w:rPr>
          <w:tab/>
        </w:r>
        <w:r w:rsidRPr="008C4F0F">
          <w:rPr>
            <w:rStyle w:val="Hyperlink"/>
            <w:noProof/>
          </w:rPr>
          <w:t>Search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4" w:author="John Corley" w:date="2020-02-11T14:34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16DA5617" w14:textId="381A384B" w:rsidR="00C63504" w:rsidRDefault="00C63504">
      <w:pPr>
        <w:pStyle w:val="TOC2"/>
        <w:rPr>
          <w:ins w:id="10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06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"_Toc32324129"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4.1. “Search by”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_Toc32324129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7" w:author="John Corley" w:date="2020-02-11T14:34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5125628F" w14:textId="43C22B2B" w:rsidR="00C63504" w:rsidRDefault="00C63504">
      <w:pPr>
        <w:pStyle w:val="TOC3"/>
        <w:tabs>
          <w:tab w:val="right" w:leader="dot" w:pos="9350"/>
        </w:tabs>
        <w:rPr>
          <w:ins w:id="108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09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"_Toc32324130"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 w:rsidRPr="008C4F0F">
          <w:rPr>
            <w:rStyle w:val="Hyperlink"/>
            <w:noProof/>
          </w:rPr>
          <w:t xml:space="preserve"> Search by ISWC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_Toc32324130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0" w:author="John Corley" w:date="2020-02-11T14:34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2242D640" w14:textId="1C543B4B" w:rsidR="00C63504" w:rsidRDefault="00C63504">
      <w:pPr>
        <w:pStyle w:val="TOC3"/>
        <w:tabs>
          <w:tab w:val="right" w:leader="dot" w:pos="9350"/>
        </w:tabs>
        <w:rPr>
          <w:ins w:id="11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12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"_Toc32324131"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 w:rsidRPr="008C4F0F">
          <w:rPr>
            <w:rStyle w:val="Hyperlink"/>
            <w:noProof/>
          </w:rPr>
          <w:t xml:space="preserve"> Search by Agency Work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_Toc32324131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3" w:author="John Corley" w:date="2020-02-11T14:34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792227F8" w14:textId="1D8361E5" w:rsidR="00C63504" w:rsidRDefault="00C63504">
      <w:pPr>
        <w:pStyle w:val="TOC3"/>
        <w:tabs>
          <w:tab w:val="right" w:leader="dot" w:pos="9350"/>
        </w:tabs>
        <w:rPr>
          <w:ins w:id="114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15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"_Toc32324132"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4.1.3.</w:t>
        </w:r>
        <w:r w:rsidRPr="008C4F0F">
          <w:rPr>
            <w:rStyle w:val="Hyperlink"/>
            <w:noProof/>
          </w:rPr>
          <w:t xml:space="preserve"> Search by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_Toc32324132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6" w:author="John Corley" w:date="2020-02-11T14:34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2E644351" w14:textId="0FDB5ECF" w:rsidR="00C63504" w:rsidRDefault="00C63504">
      <w:pPr>
        <w:pStyle w:val="TOC3"/>
        <w:tabs>
          <w:tab w:val="right" w:leader="dot" w:pos="9350"/>
        </w:tabs>
        <w:rPr>
          <w:ins w:id="11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18" w:author="John Corley" w:date="2020-02-11T14:34:00Z">
        <w:r w:rsidRPr="008C4F0F">
          <w:rPr>
            <w:rStyle w:val="Hyperlink"/>
            <w:noProof/>
          </w:rPr>
          <w:lastRenderedPageBreak/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"_Toc32324133"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4.1.4.</w:t>
        </w:r>
        <w:r w:rsidRPr="008C4F0F">
          <w:rPr>
            <w:rStyle w:val="Hyperlink"/>
            <w:noProof/>
          </w:rPr>
          <w:t xml:space="preserve"> Search by Creator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_Toc32324133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9" w:author="John Corley" w:date="2020-02-11T14:34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57773565" w14:textId="187289B5" w:rsidR="00C63504" w:rsidRDefault="00C63504">
      <w:pPr>
        <w:pStyle w:val="TOC2"/>
        <w:rPr>
          <w:ins w:id="120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21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"_Toc32324134"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4.2. “Search Results”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2" w:author="John Corley" w:date="2020-02-11T14:34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13483BA9" w14:textId="3A43D2B0" w:rsidR="00C63504" w:rsidRDefault="00C63504">
      <w:pPr>
        <w:pStyle w:val="TOC3"/>
        <w:tabs>
          <w:tab w:val="right" w:leader="dot" w:pos="9350"/>
        </w:tabs>
        <w:rPr>
          <w:ins w:id="12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24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"_Toc32324135"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 w:rsidRPr="008C4F0F">
          <w:rPr>
            <w:rStyle w:val="Hyperlink"/>
            <w:noProof/>
          </w:rPr>
          <w:t xml:space="preserve"> Search Results Grid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5" w:author="John Corley" w:date="2020-02-11T14:34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55257F4F" w14:textId="18A5C50D" w:rsidR="00C63504" w:rsidRDefault="00C63504">
      <w:pPr>
        <w:pStyle w:val="TOC3"/>
        <w:tabs>
          <w:tab w:val="right" w:leader="dot" w:pos="9350"/>
        </w:tabs>
        <w:rPr>
          <w:ins w:id="126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27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"_Toc32324136"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 w:rsidRPr="008C4F0F">
          <w:rPr>
            <w:rStyle w:val="Hyperlink"/>
            <w:noProof/>
          </w:rPr>
          <w:t xml:space="preserve"> Search Results View More Expansion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8" w:author="John Corley" w:date="2020-02-11T14:34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1A91ED64" w14:textId="6D329F49" w:rsidR="00C63504" w:rsidRDefault="00C63504">
      <w:pPr>
        <w:pStyle w:val="TOC1"/>
        <w:rPr>
          <w:ins w:id="12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30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"_Toc32324137"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Appendix A – Open and Closed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1" w:author="John Corley" w:date="2020-02-11T14:34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6B4CDA2F" w14:textId="4FD894C9" w:rsidR="00C63504" w:rsidRDefault="00C63504">
      <w:pPr>
        <w:pStyle w:val="TOC1"/>
        <w:rPr>
          <w:ins w:id="132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ins w:id="133" w:author="John Corley" w:date="2020-02-11T14:34:00Z">
        <w:r w:rsidRPr="008C4F0F">
          <w:rPr>
            <w:rStyle w:val="Hyperlink"/>
            <w:noProof/>
          </w:rPr>
          <w:fldChar w:fldCharType="begin"/>
        </w:r>
        <w:r w:rsidRPr="008C4F0F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"_Toc32324138"</w:instrText>
        </w:r>
        <w:r w:rsidRPr="008C4F0F">
          <w:rPr>
            <w:rStyle w:val="Hyperlink"/>
            <w:noProof/>
          </w:rPr>
          <w:instrText xml:space="preserve"> </w:instrText>
        </w:r>
        <w:r w:rsidRPr="008C4F0F">
          <w:rPr>
            <w:rStyle w:val="Hyperlink"/>
            <w:noProof/>
          </w:rPr>
        </w:r>
        <w:r w:rsidRPr="008C4F0F">
          <w:rPr>
            <w:rStyle w:val="Hyperlink"/>
            <w:noProof/>
          </w:rPr>
          <w:fldChar w:fldCharType="separate"/>
        </w:r>
        <w:r w:rsidRPr="008C4F0F">
          <w:rPr>
            <w:rStyle w:val="Hyperlink"/>
            <w:noProof/>
          </w:rPr>
          <w:t>Appendix B – Option for Aligning Creator Names and IP Name 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_Toc32324138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4" w:author="John Corley" w:date="2020-02-11T14:34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8C4F0F">
          <w:rPr>
            <w:rStyle w:val="Hyperlink"/>
            <w:noProof/>
          </w:rPr>
          <w:fldChar w:fldCharType="end"/>
        </w:r>
      </w:ins>
    </w:p>
    <w:p w14:paraId="50093EA7" w14:textId="7E5B3A80" w:rsidR="004D2C75" w:rsidDel="00C63504" w:rsidRDefault="004D2C75">
      <w:pPr>
        <w:pStyle w:val="TOC1"/>
        <w:rPr>
          <w:del w:id="13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36" w:author="John Corley" w:date="2020-02-11T14:34:00Z">
        <w:r w:rsidRPr="00C63504" w:rsidDel="00C63504">
          <w:rPr>
            <w:rStyle w:val="Hyperlink"/>
            <w:noProof/>
            <w:lang w:val="en-IE"/>
          </w:rPr>
          <w:delText>Document Control</w:delText>
        </w:r>
        <w:r w:rsidDel="00C63504">
          <w:rPr>
            <w:noProof/>
            <w:webHidden/>
          </w:rPr>
          <w:tab/>
          <w:delText>2</w:delText>
        </w:r>
      </w:del>
    </w:p>
    <w:p w14:paraId="0DB576EB" w14:textId="5B9F28BB" w:rsidR="004D2C75" w:rsidDel="00C63504" w:rsidRDefault="004D2C75">
      <w:pPr>
        <w:pStyle w:val="TOC2"/>
        <w:rPr>
          <w:del w:id="13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38" w:author="John Corley" w:date="2020-02-11T14:34:00Z">
        <w:r w:rsidRPr="00C63504" w:rsidDel="00C63504">
          <w:rPr>
            <w:rStyle w:val="Hyperlink"/>
            <w:noProof/>
            <w:lang w:val="en-IE"/>
          </w:rPr>
          <w:delText>Change Record</w:delText>
        </w:r>
        <w:r w:rsidDel="00C63504">
          <w:rPr>
            <w:noProof/>
            <w:webHidden/>
          </w:rPr>
          <w:tab/>
          <w:delText>2</w:delText>
        </w:r>
      </w:del>
    </w:p>
    <w:p w14:paraId="059FDE94" w14:textId="7A17AFC8" w:rsidR="004D2C75" w:rsidDel="00C63504" w:rsidRDefault="004D2C75">
      <w:pPr>
        <w:pStyle w:val="TOC2"/>
        <w:rPr>
          <w:del w:id="13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40" w:author="John Corley" w:date="2020-02-11T14:34:00Z">
        <w:r w:rsidRPr="00C63504" w:rsidDel="00C63504">
          <w:rPr>
            <w:rStyle w:val="Hyperlink"/>
            <w:noProof/>
            <w:lang w:val="en-IE"/>
          </w:rPr>
          <w:delText>Reviewers</w:delText>
        </w:r>
        <w:r w:rsidDel="00C63504">
          <w:rPr>
            <w:noProof/>
            <w:webHidden/>
          </w:rPr>
          <w:tab/>
          <w:delText>2</w:delText>
        </w:r>
      </w:del>
    </w:p>
    <w:p w14:paraId="612A98FF" w14:textId="6C2D16CF" w:rsidR="004D2C75" w:rsidDel="00C63504" w:rsidRDefault="004D2C75">
      <w:pPr>
        <w:pStyle w:val="TOC2"/>
        <w:rPr>
          <w:del w:id="14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42" w:author="John Corley" w:date="2020-02-11T14:34:00Z">
        <w:r w:rsidRPr="00C63504" w:rsidDel="00C63504">
          <w:rPr>
            <w:rStyle w:val="Hyperlink"/>
            <w:noProof/>
            <w:lang w:val="en-IE"/>
          </w:rPr>
          <w:delText>Distribution</w:delText>
        </w:r>
        <w:r w:rsidDel="00C63504">
          <w:rPr>
            <w:noProof/>
            <w:webHidden/>
          </w:rPr>
          <w:tab/>
          <w:delText>2</w:delText>
        </w:r>
      </w:del>
    </w:p>
    <w:p w14:paraId="3A3C688C" w14:textId="034433CD" w:rsidR="004D2C75" w:rsidDel="00C63504" w:rsidRDefault="004D2C75">
      <w:pPr>
        <w:pStyle w:val="TOC2"/>
        <w:rPr>
          <w:del w:id="14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44" w:author="John Corley" w:date="2020-02-11T14:34:00Z">
        <w:r w:rsidRPr="00C63504" w:rsidDel="00C63504">
          <w:rPr>
            <w:rStyle w:val="Hyperlink"/>
            <w:noProof/>
            <w:lang w:val="en-IE"/>
          </w:rPr>
          <w:delText>Approval</w:delText>
        </w:r>
        <w:r w:rsidDel="00C63504">
          <w:rPr>
            <w:noProof/>
            <w:webHidden/>
          </w:rPr>
          <w:tab/>
          <w:delText>2</w:delText>
        </w:r>
      </w:del>
    </w:p>
    <w:p w14:paraId="3A838AA4" w14:textId="1DADD5D2" w:rsidR="004D2C75" w:rsidDel="00C63504" w:rsidRDefault="004D2C75">
      <w:pPr>
        <w:pStyle w:val="TOC1"/>
        <w:rPr>
          <w:del w:id="14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46" w:author="John Corley" w:date="2020-02-11T14:34:00Z">
        <w:r w:rsidRPr="00C63504" w:rsidDel="00C63504">
          <w:rPr>
            <w:rStyle w:val="Hyperlink"/>
            <w:noProof/>
            <w:lang w:val="en-IE"/>
          </w:rPr>
          <w:delText>Table of Contents</w:delText>
        </w:r>
        <w:r w:rsidDel="00C63504">
          <w:rPr>
            <w:noProof/>
            <w:webHidden/>
          </w:rPr>
          <w:tab/>
          <w:delText>3</w:delText>
        </w:r>
      </w:del>
    </w:p>
    <w:p w14:paraId="636A8FDD" w14:textId="024535E0" w:rsidR="004D2C75" w:rsidDel="00C63504" w:rsidRDefault="004D2C75">
      <w:pPr>
        <w:pStyle w:val="TOC1"/>
        <w:tabs>
          <w:tab w:val="left" w:pos="420"/>
        </w:tabs>
        <w:rPr>
          <w:del w:id="14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48" w:author="John Corley" w:date="2020-02-11T14:34:00Z">
        <w:r w:rsidRPr="00C63504" w:rsidDel="00C63504">
          <w:rPr>
            <w:rStyle w:val="Hyperlink"/>
            <w:noProof/>
            <w:lang w:val="en-I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1</w:delText>
        </w:r>
        <w:r w:rsidDel="00C63504">
          <w:rPr>
            <w:rFonts w:asciiTheme="minorHAnsi" w:eastAsiaTheme="minorEastAsia" w:hAnsiTheme="minorHAnsi" w:cstheme="minorBidi"/>
            <w:noProof/>
            <w:sz w:val="22"/>
            <w:szCs w:val="22"/>
            <w:lang w:val="en-IE" w:eastAsia="en-IE"/>
          </w:rPr>
          <w:tab/>
        </w:r>
        <w:r w:rsidRPr="00C63504" w:rsidDel="00C63504">
          <w:rPr>
            <w:rStyle w:val="Hyperlink"/>
            <w:noProof/>
            <w:lang w:val="en-IE"/>
          </w:rPr>
          <w:delText>Introduction</w:delText>
        </w:r>
        <w:r w:rsidDel="00C63504">
          <w:rPr>
            <w:noProof/>
            <w:webHidden/>
          </w:rPr>
          <w:tab/>
          <w:delText>5</w:delText>
        </w:r>
      </w:del>
    </w:p>
    <w:p w14:paraId="0A1E0CC5" w14:textId="065242A4" w:rsidR="004D2C75" w:rsidDel="00C63504" w:rsidRDefault="004D2C75">
      <w:pPr>
        <w:pStyle w:val="TOC2"/>
        <w:rPr>
          <w:del w:id="14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50" w:author="John Corley" w:date="2020-02-11T14:34:00Z">
        <w:r w:rsidRPr="00C63504" w:rsidDel="00C63504">
          <w:rPr>
            <w:rStyle w:val="Hyperlink"/>
            <w:noProof/>
            <w:lang w:val="en-IE"/>
          </w:rPr>
          <w:delText>What does this document contain?</w:delText>
        </w:r>
        <w:r w:rsidDel="00C63504">
          <w:rPr>
            <w:noProof/>
            <w:webHidden/>
          </w:rPr>
          <w:tab/>
          <w:delText>5</w:delText>
        </w:r>
      </w:del>
    </w:p>
    <w:p w14:paraId="3DDCA23B" w14:textId="7E8896AE" w:rsidR="004D2C75" w:rsidDel="00C63504" w:rsidRDefault="004D2C75">
      <w:pPr>
        <w:pStyle w:val="TOC2"/>
        <w:rPr>
          <w:del w:id="15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52" w:author="John Corley" w:date="2020-02-11T14:34:00Z">
        <w:r w:rsidRPr="00C63504" w:rsidDel="00C63504">
          <w:rPr>
            <w:rStyle w:val="Hyperlink"/>
            <w:noProof/>
            <w:lang w:val="en-IE"/>
          </w:rPr>
          <w:delText>Who should read this document?</w:delText>
        </w:r>
        <w:r w:rsidDel="00C63504">
          <w:rPr>
            <w:noProof/>
            <w:webHidden/>
          </w:rPr>
          <w:tab/>
          <w:delText>5</w:delText>
        </w:r>
      </w:del>
    </w:p>
    <w:p w14:paraId="544881E8" w14:textId="3B727BBB" w:rsidR="004D2C75" w:rsidDel="00C63504" w:rsidRDefault="004D2C75">
      <w:pPr>
        <w:pStyle w:val="TOC2"/>
        <w:rPr>
          <w:del w:id="15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54" w:author="John Corley" w:date="2020-02-11T14:34:00Z">
        <w:r w:rsidRPr="00C63504" w:rsidDel="00C63504">
          <w:rPr>
            <w:rStyle w:val="Hyperlink"/>
            <w:noProof/>
            <w:lang w:val="en-IE"/>
          </w:rPr>
          <w:delText>References</w:delText>
        </w:r>
        <w:r w:rsidDel="00C63504">
          <w:rPr>
            <w:noProof/>
            <w:webHidden/>
          </w:rPr>
          <w:tab/>
          <w:delText>5</w:delText>
        </w:r>
      </w:del>
    </w:p>
    <w:p w14:paraId="7CAC7E44" w14:textId="515ED735" w:rsidR="004D2C75" w:rsidDel="00C63504" w:rsidRDefault="004D2C75">
      <w:pPr>
        <w:pStyle w:val="TOC1"/>
        <w:tabs>
          <w:tab w:val="left" w:pos="420"/>
        </w:tabs>
        <w:rPr>
          <w:del w:id="15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56" w:author="John Corley" w:date="2020-02-11T14:34:00Z">
        <w:r w:rsidRPr="00C63504" w:rsidDel="00C63504">
          <w:rPr>
            <w:rStyle w:val="Hyperlink"/>
            <w:noProof/>
            <w:lang w:val="en-I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2</w:delText>
        </w:r>
        <w:r w:rsidDel="00C63504">
          <w:rPr>
            <w:rFonts w:asciiTheme="minorHAnsi" w:eastAsiaTheme="minorEastAsia" w:hAnsiTheme="minorHAnsi" w:cstheme="minorBidi"/>
            <w:noProof/>
            <w:sz w:val="22"/>
            <w:szCs w:val="22"/>
            <w:lang w:val="en-IE" w:eastAsia="en-IE"/>
          </w:rPr>
          <w:tab/>
        </w:r>
        <w:r w:rsidRPr="00C63504" w:rsidDel="00C63504">
          <w:rPr>
            <w:rStyle w:val="Hyperlink"/>
            <w:noProof/>
            <w:lang w:val="en-IE"/>
          </w:rPr>
          <w:delText>Overview</w:delText>
        </w:r>
        <w:r w:rsidDel="00C63504">
          <w:rPr>
            <w:noProof/>
            <w:webHidden/>
          </w:rPr>
          <w:tab/>
          <w:delText>6</w:delText>
        </w:r>
      </w:del>
    </w:p>
    <w:p w14:paraId="0074E082" w14:textId="17ED090C" w:rsidR="004D2C75" w:rsidDel="00C63504" w:rsidRDefault="004D2C75">
      <w:pPr>
        <w:pStyle w:val="TOC2"/>
        <w:rPr>
          <w:del w:id="15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58" w:author="John Corley" w:date="2020-02-11T14:34:00Z">
        <w:r w:rsidRPr="00C63504" w:rsidDel="00C63504">
          <w:rPr>
            <w:rStyle w:val="Hyperlink"/>
            <w:noProof/>
          </w:rPr>
          <w:delText>2.1. Portal Audience</w:delText>
        </w:r>
        <w:r w:rsidDel="00C63504">
          <w:rPr>
            <w:noProof/>
            <w:webHidden/>
          </w:rPr>
          <w:tab/>
          <w:delText>6</w:delText>
        </w:r>
      </w:del>
    </w:p>
    <w:p w14:paraId="1ED57AA0" w14:textId="5FF7CED9" w:rsidR="004D2C75" w:rsidDel="00C63504" w:rsidRDefault="004D2C75">
      <w:pPr>
        <w:pStyle w:val="TOC2"/>
        <w:rPr>
          <w:del w:id="15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60" w:author="John Corley" w:date="2020-02-11T14:34:00Z">
        <w:r w:rsidRPr="00C63504" w:rsidDel="00C63504">
          <w:rPr>
            <w:rStyle w:val="Hyperlink"/>
            <w:noProof/>
          </w:rPr>
          <w:delText>2.2. User Stories Supported</w:delText>
        </w:r>
        <w:r w:rsidDel="00C63504">
          <w:rPr>
            <w:noProof/>
            <w:webHidden/>
          </w:rPr>
          <w:tab/>
          <w:delText>6</w:delText>
        </w:r>
      </w:del>
    </w:p>
    <w:p w14:paraId="7ECE03B8" w14:textId="41CB6A55" w:rsidR="004D2C75" w:rsidDel="00C63504" w:rsidRDefault="004D2C75">
      <w:pPr>
        <w:pStyle w:val="TOC2"/>
        <w:rPr>
          <w:del w:id="16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62" w:author="John Corley" w:date="2020-02-11T14:34:00Z">
        <w:r w:rsidRPr="00C63504" w:rsidDel="00C63504">
          <w:rPr>
            <w:rStyle w:val="Hyperlink"/>
            <w:noProof/>
          </w:rPr>
          <w:delText>2.3. Visual Design (Design Composites)</w:delText>
        </w:r>
        <w:r w:rsidDel="00C63504">
          <w:rPr>
            <w:noProof/>
            <w:webHidden/>
          </w:rPr>
          <w:tab/>
          <w:delText>6</w:delText>
        </w:r>
      </w:del>
    </w:p>
    <w:p w14:paraId="4071AD02" w14:textId="73A0F276" w:rsidR="004D2C75" w:rsidDel="00C63504" w:rsidRDefault="004D2C75">
      <w:pPr>
        <w:pStyle w:val="TOC2"/>
        <w:rPr>
          <w:del w:id="16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64" w:author="John Corley" w:date="2020-02-11T14:34:00Z">
        <w:r w:rsidRPr="00C63504" w:rsidDel="00C63504">
          <w:rPr>
            <w:rStyle w:val="Hyperlink"/>
            <w:noProof/>
          </w:rPr>
          <w:delText>2.4. Page Flow</w:delText>
        </w:r>
        <w:r w:rsidDel="00C63504">
          <w:rPr>
            <w:noProof/>
            <w:webHidden/>
          </w:rPr>
          <w:tab/>
          <w:delText>7</w:delText>
        </w:r>
      </w:del>
    </w:p>
    <w:p w14:paraId="6406EB09" w14:textId="710ACE84" w:rsidR="004D2C75" w:rsidDel="00C63504" w:rsidRDefault="004D2C75">
      <w:pPr>
        <w:pStyle w:val="TOC2"/>
        <w:rPr>
          <w:del w:id="16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66" w:author="John Corley" w:date="2020-02-11T14:34:00Z">
        <w:r w:rsidRPr="00C63504" w:rsidDel="00C63504">
          <w:rPr>
            <w:rStyle w:val="Hyperlink"/>
            <w:noProof/>
          </w:rPr>
          <w:delText>2.5. Navigation</w:delText>
        </w:r>
        <w:r w:rsidDel="00C63504">
          <w:rPr>
            <w:noProof/>
            <w:webHidden/>
          </w:rPr>
          <w:tab/>
          <w:delText>8</w:delText>
        </w:r>
      </w:del>
    </w:p>
    <w:p w14:paraId="787392C8" w14:textId="24FB4050" w:rsidR="004D2C75" w:rsidDel="00C63504" w:rsidRDefault="004D2C75">
      <w:pPr>
        <w:pStyle w:val="TOC3"/>
        <w:tabs>
          <w:tab w:val="right" w:leader="dot" w:pos="9350"/>
        </w:tabs>
        <w:rPr>
          <w:del w:id="16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68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2.5.1.</w:delText>
        </w:r>
        <w:r w:rsidRPr="00C63504" w:rsidDel="00C63504">
          <w:rPr>
            <w:rStyle w:val="Hyperlink"/>
            <w:noProof/>
          </w:rPr>
          <w:delText xml:space="preserve"> Global Navigation</w:delText>
        </w:r>
        <w:r w:rsidDel="00C63504">
          <w:rPr>
            <w:noProof/>
            <w:webHidden/>
          </w:rPr>
          <w:tab/>
          <w:delText>8</w:delText>
        </w:r>
      </w:del>
    </w:p>
    <w:p w14:paraId="04D2ECAF" w14:textId="2048BEA0" w:rsidR="004D2C75" w:rsidDel="00C63504" w:rsidRDefault="004D2C75">
      <w:pPr>
        <w:pStyle w:val="TOC3"/>
        <w:tabs>
          <w:tab w:val="right" w:leader="dot" w:pos="9350"/>
        </w:tabs>
        <w:rPr>
          <w:del w:id="16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70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2.5.2.</w:delText>
        </w:r>
        <w:r w:rsidRPr="00C63504" w:rsidDel="00C63504">
          <w:rPr>
            <w:rStyle w:val="Hyperlink"/>
            <w:noProof/>
          </w:rPr>
          <w:delText xml:space="preserve"> In Page Navigation</w:delText>
        </w:r>
        <w:r w:rsidDel="00C63504">
          <w:rPr>
            <w:noProof/>
            <w:webHidden/>
          </w:rPr>
          <w:tab/>
          <w:delText>8</w:delText>
        </w:r>
      </w:del>
    </w:p>
    <w:p w14:paraId="2ACEA9F3" w14:textId="0E661910" w:rsidR="004D2C75" w:rsidDel="00C63504" w:rsidRDefault="004D2C75">
      <w:pPr>
        <w:pStyle w:val="TOC2"/>
        <w:rPr>
          <w:del w:id="17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72" w:author="John Corley" w:date="2020-02-11T14:34:00Z">
        <w:r w:rsidRPr="00C63504" w:rsidDel="00C63504">
          <w:rPr>
            <w:rStyle w:val="Hyperlink"/>
            <w:noProof/>
          </w:rPr>
          <w:delText>2.6. Browser Versions</w:delText>
        </w:r>
        <w:r w:rsidDel="00C63504">
          <w:rPr>
            <w:noProof/>
            <w:webHidden/>
          </w:rPr>
          <w:tab/>
          <w:delText>9</w:delText>
        </w:r>
      </w:del>
    </w:p>
    <w:p w14:paraId="555AA7D7" w14:textId="7885E18F" w:rsidR="004D2C75" w:rsidDel="00C63504" w:rsidRDefault="004D2C75">
      <w:pPr>
        <w:pStyle w:val="TOC2"/>
        <w:rPr>
          <w:del w:id="17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74" w:author="John Corley" w:date="2020-02-11T14:34:00Z">
        <w:r w:rsidRPr="00C63504" w:rsidDel="00C63504">
          <w:rPr>
            <w:rStyle w:val="Hyperlink"/>
            <w:noProof/>
          </w:rPr>
          <w:delText>2.7. Responsive Design</w:delText>
        </w:r>
        <w:r w:rsidDel="00C63504">
          <w:rPr>
            <w:noProof/>
            <w:webHidden/>
          </w:rPr>
          <w:tab/>
          <w:delText>10</w:delText>
        </w:r>
      </w:del>
    </w:p>
    <w:p w14:paraId="11E5D7C6" w14:textId="77441DC7" w:rsidR="004D2C75" w:rsidDel="00C63504" w:rsidRDefault="004D2C75">
      <w:pPr>
        <w:pStyle w:val="TOC2"/>
        <w:rPr>
          <w:del w:id="17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76" w:author="John Corley" w:date="2020-02-11T14:34:00Z">
        <w:r w:rsidRPr="00C63504" w:rsidDel="00C63504">
          <w:rPr>
            <w:rStyle w:val="Hyperlink"/>
            <w:noProof/>
          </w:rPr>
          <w:delText>2.8. Language Support</w:delText>
        </w:r>
        <w:r w:rsidDel="00C63504">
          <w:rPr>
            <w:noProof/>
            <w:webHidden/>
          </w:rPr>
          <w:tab/>
          <w:delText>10</w:delText>
        </w:r>
      </w:del>
    </w:p>
    <w:p w14:paraId="3993734A" w14:textId="77E84080" w:rsidR="004D2C75" w:rsidDel="00C63504" w:rsidRDefault="004D2C75">
      <w:pPr>
        <w:pStyle w:val="TOC2"/>
        <w:rPr>
          <w:del w:id="17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78" w:author="John Corley" w:date="2020-02-11T14:34:00Z">
        <w:r w:rsidRPr="00C63504" w:rsidDel="00C63504">
          <w:rPr>
            <w:rStyle w:val="Hyperlink"/>
            <w:noProof/>
          </w:rPr>
          <w:delText>2.9. Authentication &amp; User Access Roles</w:delText>
        </w:r>
        <w:r w:rsidDel="00C63504">
          <w:rPr>
            <w:noProof/>
            <w:webHidden/>
          </w:rPr>
          <w:tab/>
          <w:delText>10</w:delText>
        </w:r>
      </w:del>
    </w:p>
    <w:p w14:paraId="68BAA5BD" w14:textId="4AF31254" w:rsidR="004D2C75" w:rsidDel="00C63504" w:rsidRDefault="004D2C75">
      <w:pPr>
        <w:pStyle w:val="TOC1"/>
        <w:tabs>
          <w:tab w:val="left" w:pos="420"/>
        </w:tabs>
        <w:rPr>
          <w:del w:id="17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80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3</w:delText>
        </w:r>
        <w:r w:rsidDel="00C63504">
          <w:rPr>
            <w:rFonts w:asciiTheme="minorHAnsi" w:eastAsiaTheme="minorEastAsia" w:hAnsiTheme="minorHAnsi" w:cstheme="minorBidi"/>
            <w:noProof/>
            <w:sz w:val="22"/>
            <w:szCs w:val="22"/>
            <w:lang w:val="en-IE" w:eastAsia="en-IE"/>
          </w:rPr>
          <w:tab/>
        </w:r>
        <w:r w:rsidRPr="00C63504" w:rsidDel="00C63504">
          <w:rPr>
            <w:rStyle w:val="Hyperlink"/>
            <w:noProof/>
          </w:rPr>
          <w:delText>Welcome Page</w:delText>
        </w:r>
        <w:r w:rsidDel="00C63504">
          <w:rPr>
            <w:noProof/>
            <w:webHidden/>
          </w:rPr>
          <w:tab/>
          <w:delText>11</w:delText>
        </w:r>
      </w:del>
    </w:p>
    <w:p w14:paraId="5B7524EA" w14:textId="33FCEA88" w:rsidR="004D2C75" w:rsidDel="00C63504" w:rsidRDefault="004D2C75">
      <w:pPr>
        <w:pStyle w:val="TOC2"/>
        <w:rPr>
          <w:del w:id="18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82" w:author="John Corley" w:date="2020-02-11T14:34:00Z">
        <w:r w:rsidRPr="00C63504" w:rsidDel="00C63504">
          <w:rPr>
            <w:rStyle w:val="Hyperlink"/>
            <w:noProof/>
          </w:rPr>
          <w:delText>3.1. Terms and Conditions</w:delText>
        </w:r>
        <w:r w:rsidDel="00C63504">
          <w:rPr>
            <w:noProof/>
            <w:webHidden/>
          </w:rPr>
          <w:tab/>
          <w:delText>11</w:delText>
        </w:r>
      </w:del>
    </w:p>
    <w:p w14:paraId="38161C5F" w14:textId="06704655" w:rsidR="004D2C75" w:rsidDel="00C63504" w:rsidRDefault="004D2C75">
      <w:pPr>
        <w:pStyle w:val="TOC2"/>
        <w:rPr>
          <w:del w:id="18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84" w:author="John Corley" w:date="2020-02-11T14:34:00Z">
        <w:r w:rsidRPr="00C63504" w:rsidDel="00C63504">
          <w:rPr>
            <w:rStyle w:val="Hyperlink"/>
            <w:noProof/>
          </w:rPr>
          <w:delText>3.2. Language Selection</w:delText>
        </w:r>
        <w:r w:rsidDel="00C63504">
          <w:rPr>
            <w:noProof/>
            <w:webHidden/>
          </w:rPr>
          <w:tab/>
          <w:delText>12</w:delText>
        </w:r>
      </w:del>
    </w:p>
    <w:p w14:paraId="434B298D" w14:textId="2C22FCF7" w:rsidR="004D2C75" w:rsidDel="00C63504" w:rsidRDefault="004D2C75">
      <w:pPr>
        <w:pStyle w:val="TOC1"/>
        <w:tabs>
          <w:tab w:val="left" w:pos="420"/>
        </w:tabs>
        <w:rPr>
          <w:del w:id="18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86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4</w:delText>
        </w:r>
        <w:r w:rsidDel="00C63504">
          <w:rPr>
            <w:rFonts w:asciiTheme="minorHAnsi" w:eastAsiaTheme="minorEastAsia" w:hAnsiTheme="minorHAnsi" w:cstheme="minorBidi"/>
            <w:noProof/>
            <w:sz w:val="22"/>
            <w:szCs w:val="22"/>
            <w:lang w:val="en-IE" w:eastAsia="en-IE"/>
          </w:rPr>
          <w:tab/>
        </w:r>
        <w:r w:rsidRPr="00C63504" w:rsidDel="00C63504">
          <w:rPr>
            <w:rStyle w:val="Hyperlink"/>
            <w:noProof/>
          </w:rPr>
          <w:delText>Search Page</w:delText>
        </w:r>
        <w:r w:rsidDel="00C63504">
          <w:rPr>
            <w:noProof/>
            <w:webHidden/>
          </w:rPr>
          <w:tab/>
          <w:delText>13</w:delText>
        </w:r>
      </w:del>
    </w:p>
    <w:p w14:paraId="3585D32D" w14:textId="75206FF9" w:rsidR="004D2C75" w:rsidDel="00C63504" w:rsidRDefault="004D2C75">
      <w:pPr>
        <w:pStyle w:val="TOC2"/>
        <w:rPr>
          <w:del w:id="18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88" w:author="John Corley" w:date="2020-02-11T14:34:00Z">
        <w:r w:rsidRPr="00C63504" w:rsidDel="00C63504">
          <w:rPr>
            <w:rStyle w:val="Hyperlink"/>
            <w:noProof/>
          </w:rPr>
          <w:delText>4.1. “Search by” section</w:delText>
        </w:r>
        <w:r w:rsidDel="00C63504">
          <w:rPr>
            <w:noProof/>
            <w:webHidden/>
          </w:rPr>
          <w:tab/>
          <w:delText>13</w:delText>
        </w:r>
      </w:del>
    </w:p>
    <w:p w14:paraId="6A032DBA" w14:textId="22851E92" w:rsidR="004D2C75" w:rsidDel="00C63504" w:rsidRDefault="004D2C75">
      <w:pPr>
        <w:pStyle w:val="TOC3"/>
        <w:tabs>
          <w:tab w:val="right" w:leader="dot" w:pos="9350"/>
        </w:tabs>
        <w:rPr>
          <w:del w:id="18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90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4.1.1.</w:delText>
        </w:r>
        <w:r w:rsidRPr="00C63504" w:rsidDel="00C63504">
          <w:rPr>
            <w:rStyle w:val="Hyperlink"/>
            <w:noProof/>
          </w:rPr>
          <w:delText xml:space="preserve"> Search by ISWC</w:delText>
        </w:r>
        <w:r w:rsidDel="00C63504">
          <w:rPr>
            <w:noProof/>
            <w:webHidden/>
          </w:rPr>
          <w:tab/>
          <w:delText>13</w:delText>
        </w:r>
      </w:del>
    </w:p>
    <w:p w14:paraId="16FE243F" w14:textId="271438AC" w:rsidR="004D2C75" w:rsidDel="00C63504" w:rsidRDefault="004D2C75">
      <w:pPr>
        <w:pStyle w:val="TOC3"/>
        <w:tabs>
          <w:tab w:val="right" w:leader="dot" w:pos="9350"/>
        </w:tabs>
        <w:rPr>
          <w:del w:id="19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92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4.1.2.</w:delText>
        </w:r>
        <w:r w:rsidRPr="00C63504" w:rsidDel="00C63504">
          <w:rPr>
            <w:rStyle w:val="Hyperlink"/>
            <w:noProof/>
          </w:rPr>
          <w:delText xml:space="preserve"> Search by Agency Work Code</w:delText>
        </w:r>
        <w:r w:rsidDel="00C63504">
          <w:rPr>
            <w:noProof/>
            <w:webHidden/>
          </w:rPr>
          <w:tab/>
          <w:delText>14</w:delText>
        </w:r>
      </w:del>
    </w:p>
    <w:p w14:paraId="2EC1390A" w14:textId="2C6FC3FF" w:rsidR="004D2C75" w:rsidDel="00C63504" w:rsidRDefault="004D2C75">
      <w:pPr>
        <w:pStyle w:val="TOC3"/>
        <w:tabs>
          <w:tab w:val="right" w:leader="dot" w:pos="9350"/>
        </w:tabs>
        <w:rPr>
          <w:del w:id="19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94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4.1.3.</w:delText>
        </w:r>
        <w:r w:rsidRPr="00C63504" w:rsidDel="00C63504">
          <w:rPr>
            <w:rStyle w:val="Hyperlink"/>
            <w:noProof/>
          </w:rPr>
          <w:delText xml:space="preserve"> Search by Title</w:delText>
        </w:r>
        <w:r w:rsidDel="00C63504">
          <w:rPr>
            <w:noProof/>
            <w:webHidden/>
          </w:rPr>
          <w:tab/>
          <w:delText>14</w:delText>
        </w:r>
      </w:del>
    </w:p>
    <w:p w14:paraId="45B5F84B" w14:textId="30F9FEE1" w:rsidR="004D2C75" w:rsidDel="00C63504" w:rsidRDefault="004D2C75">
      <w:pPr>
        <w:pStyle w:val="TOC3"/>
        <w:tabs>
          <w:tab w:val="right" w:leader="dot" w:pos="9350"/>
        </w:tabs>
        <w:rPr>
          <w:del w:id="19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96" w:author="John Corley" w:date="2020-02-11T14:34:00Z">
        <w:r w:rsidRPr="00C63504" w:rsidDel="00C63504">
          <w:rPr>
            <w:rStyle w:val="Hyperlink"/>
            <w:noProof/>
          </w:rPr>
          <w:delText xml:space="preserve"> Search by Creator</w:delText>
        </w:r>
        <w:r w:rsidDel="00C63504">
          <w:rPr>
            <w:noProof/>
            <w:webHidden/>
          </w:rPr>
          <w:tab/>
          <w:delText>15</w:delText>
        </w:r>
      </w:del>
    </w:p>
    <w:p w14:paraId="71032FE8" w14:textId="2080CBC8" w:rsidR="004D2C75" w:rsidDel="00C63504" w:rsidRDefault="004D2C75">
      <w:pPr>
        <w:pStyle w:val="TOC3"/>
        <w:tabs>
          <w:tab w:val="right" w:leader="dot" w:pos="9350"/>
        </w:tabs>
        <w:rPr>
          <w:del w:id="19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198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4.1.4.</w:delText>
        </w:r>
        <w:r w:rsidDel="00C63504">
          <w:rPr>
            <w:noProof/>
            <w:webHidden/>
          </w:rPr>
          <w:tab/>
          <w:delText>15</w:delText>
        </w:r>
      </w:del>
    </w:p>
    <w:p w14:paraId="2251CF3E" w14:textId="78F17BC2" w:rsidR="004D2C75" w:rsidDel="00C63504" w:rsidRDefault="004D2C75">
      <w:pPr>
        <w:pStyle w:val="TOC2"/>
        <w:rPr>
          <w:del w:id="199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200" w:author="John Corley" w:date="2020-02-11T14:34:00Z">
        <w:r w:rsidRPr="00C63504" w:rsidDel="00C63504">
          <w:rPr>
            <w:rStyle w:val="Hyperlink"/>
            <w:noProof/>
          </w:rPr>
          <w:delText>4.2. “Search Results” section</w:delText>
        </w:r>
        <w:r w:rsidDel="00C63504">
          <w:rPr>
            <w:noProof/>
            <w:webHidden/>
          </w:rPr>
          <w:tab/>
          <w:delText>16</w:delText>
        </w:r>
      </w:del>
    </w:p>
    <w:p w14:paraId="37885005" w14:textId="5FA9FD39" w:rsidR="004D2C75" w:rsidDel="00C63504" w:rsidRDefault="004D2C75">
      <w:pPr>
        <w:pStyle w:val="TOC3"/>
        <w:tabs>
          <w:tab w:val="right" w:leader="dot" w:pos="9350"/>
        </w:tabs>
        <w:rPr>
          <w:del w:id="201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202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4.2.1.</w:delText>
        </w:r>
        <w:r w:rsidRPr="00C63504" w:rsidDel="00C63504">
          <w:rPr>
            <w:rStyle w:val="Hyperlink"/>
            <w:noProof/>
          </w:rPr>
          <w:delText xml:space="preserve"> Search Results Grid</w:delText>
        </w:r>
        <w:r w:rsidDel="00C63504">
          <w:rPr>
            <w:noProof/>
            <w:webHidden/>
          </w:rPr>
          <w:tab/>
          <w:delText>16</w:delText>
        </w:r>
      </w:del>
    </w:p>
    <w:p w14:paraId="0372A923" w14:textId="1936CC33" w:rsidR="004D2C75" w:rsidDel="00C63504" w:rsidRDefault="004D2C75">
      <w:pPr>
        <w:pStyle w:val="TOC3"/>
        <w:tabs>
          <w:tab w:val="right" w:leader="dot" w:pos="9350"/>
        </w:tabs>
        <w:rPr>
          <w:del w:id="203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204" w:author="John Corley" w:date="2020-02-11T14:34:00Z">
        <w:r w:rsidRPr="00C63504" w:rsidDel="00C6350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delText>4.2.2.</w:delText>
        </w:r>
        <w:r w:rsidRPr="00C63504" w:rsidDel="00C63504">
          <w:rPr>
            <w:rStyle w:val="Hyperlink"/>
            <w:noProof/>
          </w:rPr>
          <w:delText xml:space="preserve"> Search Results View More Expansion</w:delText>
        </w:r>
        <w:r w:rsidDel="00C63504">
          <w:rPr>
            <w:noProof/>
            <w:webHidden/>
          </w:rPr>
          <w:tab/>
          <w:delText>17</w:delText>
        </w:r>
      </w:del>
    </w:p>
    <w:p w14:paraId="60CF449B" w14:textId="08277EC6" w:rsidR="004D2C75" w:rsidDel="00C63504" w:rsidRDefault="004D2C75">
      <w:pPr>
        <w:pStyle w:val="TOC1"/>
        <w:rPr>
          <w:del w:id="205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206" w:author="John Corley" w:date="2020-02-11T14:34:00Z">
        <w:r w:rsidRPr="00C63504" w:rsidDel="00C63504">
          <w:rPr>
            <w:rStyle w:val="Hyperlink"/>
            <w:noProof/>
          </w:rPr>
          <w:delText>Appendix A – Open and Closed Items</w:delText>
        </w:r>
        <w:r w:rsidDel="00C63504">
          <w:rPr>
            <w:noProof/>
            <w:webHidden/>
          </w:rPr>
          <w:tab/>
          <w:delText>19</w:delText>
        </w:r>
      </w:del>
    </w:p>
    <w:p w14:paraId="0A87E48D" w14:textId="00CCB3A3" w:rsidR="004D2C75" w:rsidDel="00C63504" w:rsidRDefault="004D2C75">
      <w:pPr>
        <w:pStyle w:val="TOC1"/>
        <w:rPr>
          <w:del w:id="207" w:author="John Corley" w:date="2020-02-11T14:34:00Z"/>
          <w:rFonts w:asciiTheme="minorHAnsi" w:eastAsiaTheme="minorEastAsia" w:hAnsiTheme="minorHAnsi" w:cstheme="minorBidi"/>
          <w:noProof/>
          <w:sz w:val="22"/>
          <w:szCs w:val="22"/>
          <w:lang w:val="en-IE" w:eastAsia="en-IE"/>
        </w:rPr>
      </w:pPr>
      <w:del w:id="208" w:author="John Corley" w:date="2020-02-11T14:34:00Z">
        <w:r w:rsidRPr="00C63504" w:rsidDel="00C63504">
          <w:rPr>
            <w:rStyle w:val="Hyperlink"/>
            <w:noProof/>
          </w:rPr>
          <w:delText>Appendix B – Option for Aligning Creator Names and IP Name Numbers</w:delText>
        </w:r>
        <w:r w:rsidDel="00C63504">
          <w:rPr>
            <w:noProof/>
            <w:webHidden/>
          </w:rPr>
          <w:tab/>
          <w:delText>21</w:delText>
        </w:r>
      </w:del>
    </w:p>
    <w:p w14:paraId="0ECA06E7" w14:textId="138A4A00" w:rsidR="006D2BF7" w:rsidRPr="0016589F" w:rsidRDefault="006D2BF7" w:rsidP="006D2BF7">
      <w:pPr>
        <w:rPr>
          <w:lang w:val="en-IE"/>
        </w:rPr>
      </w:pPr>
      <w:r w:rsidRPr="0016589F">
        <w:rPr>
          <w:lang w:val="en-IE"/>
        </w:rPr>
        <w:fldChar w:fldCharType="end"/>
      </w:r>
    </w:p>
    <w:p w14:paraId="777773B4" w14:textId="77777777" w:rsidR="006D2BF7" w:rsidRPr="0016589F" w:rsidRDefault="7BFD15B0" w:rsidP="7BFD15B0">
      <w:pPr>
        <w:pStyle w:val="Chapterheading"/>
        <w:numPr>
          <w:ilvl w:val="0"/>
          <w:numId w:val="3"/>
        </w:numPr>
        <w:rPr>
          <w:lang w:val="en-IE"/>
        </w:rPr>
      </w:pPr>
      <w:bookmarkStart w:id="209" w:name="_Toc399422159"/>
      <w:bookmarkStart w:id="210" w:name="_Toc399421505"/>
      <w:bookmarkStart w:id="211" w:name="_Toc158527937"/>
      <w:bookmarkStart w:id="212" w:name="_Toc53481878"/>
      <w:bookmarkStart w:id="213" w:name="_Toc399422160"/>
      <w:bookmarkStart w:id="214" w:name="_Toc399421506"/>
      <w:bookmarkStart w:id="215" w:name="_Toc158527938"/>
      <w:bookmarkStart w:id="216" w:name="_Toc485799639"/>
      <w:bookmarkStart w:id="217" w:name="_Toc32324109"/>
      <w:bookmarkEnd w:id="209"/>
      <w:bookmarkEnd w:id="210"/>
      <w:bookmarkEnd w:id="211"/>
      <w:bookmarkEnd w:id="212"/>
      <w:r w:rsidRPr="7BFD15B0">
        <w:rPr>
          <w:lang w:val="en-IE"/>
        </w:rPr>
        <w:lastRenderedPageBreak/>
        <w:t>Introduction</w:t>
      </w:r>
      <w:bookmarkEnd w:id="213"/>
      <w:bookmarkEnd w:id="214"/>
      <w:bookmarkEnd w:id="215"/>
      <w:bookmarkEnd w:id="216"/>
      <w:bookmarkEnd w:id="217"/>
    </w:p>
    <w:p w14:paraId="3C9EAB8A" w14:textId="641931D8" w:rsidR="006D2BF7" w:rsidRPr="0016589F" w:rsidRDefault="7BFD15B0" w:rsidP="7BFD15B0">
      <w:pPr>
        <w:pStyle w:val="Heading2"/>
        <w:numPr>
          <w:ilvl w:val="1"/>
          <w:numId w:val="0"/>
        </w:numPr>
        <w:ind w:left="720"/>
        <w:rPr>
          <w:lang w:val="en-IE"/>
        </w:rPr>
      </w:pPr>
      <w:bookmarkStart w:id="218" w:name="_Toc158527939"/>
      <w:bookmarkStart w:id="219" w:name="_Toc399421507"/>
      <w:bookmarkStart w:id="220" w:name="_Toc399422161"/>
      <w:bookmarkStart w:id="221" w:name="_Toc485799640"/>
      <w:bookmarkStart w:id="222" w:name="_Toc32324110"/>
      <w:r w:rsidRPr="7BFD15B0">
        <w:rPr>
          <w:lang w:val="en-IE"/>
        </w:rPr>
        <w:t>What does this document contain?</w:t>
      </w:r>
      <w:bookmarkEnd w:id="218"/>
      <w:bookmarkEnd w:id="219"/>
      <w:bookmarkEnd w:id="220"/>
      <w:bookmarkEnd w:id="221"/>
      <w:bookmarkEnd w:id="222"/>
    </w:p>
    <w:p w14:paraId="40CD80AF" w14:textId="3AFE21FC" w:rsidR="006D2BF7" w:rsidRDefault="7BFD15B0" w:rsidP="006D2BF7">
      <w:pPr>
        <w:pStyle w:val="NormalIndent"/>
        <w:rPr>
          <w:lang w:val="en-IE"/>
        </w:rPr>
      </w:pPr>
      <w:r w:rsidRPr="7BFD15B0">
        <w:rPr>
          <w:lang w:val="en-IE"/>
        </w:rPr>
        <w:t xml:space="preserve">It provides a detailed specification </w:t>
      </w:r>
      <w:r w:rsidR="001A272A">
        <w:rPr>
          <w:lang w:val="en-IE"/>
        </w:rPr>
        <w:t xml:space="preserve">and design </w:t>
      </w:r>
      <w:r w:rsidRPr="7BFD15B0">
        <w:rPr>
          <w:lang w:val="en-IE"/>
        </w:rPr>
        <w:t>of the</w:t>
      </w:r>
      <w:r w:rsidR="00636803">
        <w:rPr>
          <w:lang w:val="en-IE"/>
        </w:rPr>
        <w:t xml:space="preserve"> </w:t>
      </w:r>
      <w:r w:rsidR="00B5142D">
        <w:rPr>
          <w:lang w:val="en-IE"/>
        </w:rPr>
        <w:t xml:space="preserve">new ISWC </w:t>
      </w:r>
      <w:r w:rsidR="00E26D60">
        <w:rPr>
          <w:lang w:val="en-IE"/>
        </w:rPr>
        <w:t>Public</w:t>
      </w:r>
      <w:r w:rsidR="00B5142D">
        <w:rPr>
          <w:lang w:val="en-IE"/>
        </w:rPr>
        <w:t xml:space="preserve"> </w:t>
      </w:r>
      <w:r w:rsidR="003F29AD">
        <w:rPr>
          <w:lang w:val="en-IE"/>
        </w:rPr>
        <w:t>portal</w:t>
      </w:r>
      <w:r w:rsidR="00434FE4">
        <w:rPr>
          <w:lang w:val="en-IE"/>
        </w:rPr>
        <w:t xml:space="preserve">.  This </w:t>
      </w:r>
      <w:r w:rsidR="00A81A39">
        <w:rPr>
          <w:lang w:val="en-IE"/>
        </w:rPr>
        <w:t xml:space="preserve">portal will replace the existing Fastrack developed portal that is available at </w:t>
      </w:r>
      <w:hyperlink r:id="rId14" w:history="1">
        <w:r w:rsidR="00453EC5" w:rsidRPr="00E70F71">
          <w:rPr>
            <w:rStyle w:val="Hyperlink"/>
            <w:lang w:val="en-IE"/>
          </w:rPr>
          <w:t>http://iswcnet.cisac.org</w:t>
        </w:r>
      </w:hyperlink>
      <w:r w:rsidR="00BE4E02">
        <w:rPr>
          <w:lang w:val="en-IE"/>
        </w:rPr>
        <w:t>.</w:t>
      </w:r>
      <w:r w:rsidR="00453EC5">
        <w:rPr>
          <w:lang w:val="en-IE"/>
        </w:rPr>
        <w:t xml:space="preserve"> </w:t>
      </w:r>
    </w:p>
    <w:p w14:paraId="642A4EEF" w14:textId="77777777" w:rsidR="00D52738" w:rsidRPr="0016589F" w:rsidRDefault="00D52738" w:rsidP="006D2BF7">
      <w:pPr>
        <w:pStyle w:val="NormalIndent"/>
        <w:rPr>
          <w:lang w:val="en-IE"/>
        </w:rPr>
      </w:pPr>
    </w:p>
    <w:p w14:paraId="26CE8960" w14:textId="77777777" w:rsidR="006D2BF7" w:rsidRPr="0016589F" w:rsidRDefault="7BFD15B0" w:rsidP="7BFD15B0">
      <w:pPr>
        <w:pStyle w:val="Heading2"/>
        <w:numPr>
          <w:ilvl w:val="1"/>
          <w:numId w:val="0"/>
        </w:numPr>
        <w:ind w:left="720"/>
        <w:rPr>
          <w:lang w:val="en-IE"/>
        </w:rPr>
      </w:pPr>
      <w:bookmarkStart w:id="223" w:name="_Toc158527940"/>
      <w:bookmarkStart w:id="224" w:name="_Toc399421508"/>
      <w:bookmarkStart w:id="225" w:name="_Toc399422162"/>
      <w:bookmarkStart w:id="226" w:name="_Toc485799641"/>
      <w:bookmarkStart w:id="227" w:name="_Toc32324111"/>
      <w:r w:rsidRPr="7BFD15B0">
        <w:rPr>
          <w:lang w:val="en-IE"/>
        </w:rPr>
        <w:t>Who should read this document?</w:t>
      </w:r>
      <w:bookmarkEnd w:id="223"/>
      <w:bookmarkEnd w:id="224"/>
      <w:bookmarkEnd w:id="225"/>
      <w:bookmarkEnd w:id="226"/>
      <w:bookmarkEnd w:id="227"/>
    </w:p>
    <w:p w14:paraId="5C78EC82" w14:textId="16DD323E" w:rsidR="006D2BF7" w:rsidRDefault="00004C79" w:rsidP="7BFD15B0">
      <w:pPr>
        <w:pStyle w:val="NormalIndent"/>
        <w:rPr>
          <w:lang w:val="en-IE"/>
        </w:rPr>
      </w:pPr>
      <w:r>
        <w:rPr>
          <w:lang w:val="en-IE"/>
        </w:rPr>
        <w:t xml:space="preserve">CISAC </w:t>
      </w:r>
      <w:r w:rsidR="7BFD15B0" w:rsidRPr="7BFD15B0">
        <w:rPr>
          <w:lang w:val="en-IE"/>
        </w:rPr>
        <w:t xml:space="preserve">development and project management personnel. </w:t>
      </w:r>
      <w:r w:rsidR="006F244B">
        <w:rPr>
          <w:lang w:val="en-IE"/>
        </w:rPr>
        <w:t>Society development and project management personnel.</w:t>
      </w:r>
      <w:r w:rsidR="7BFD15B0" w:rsidRPr="7BFD15B0">
        <w:rPr>
          <w:lang w:val="en-IE"/>
        </w:rPr>
        <w:t xml:space="preserve">  Spanish Point development team members.   </w:t>
      </w:r>
    </w:p>
    <w:p w14:paraId="3EDD4081" w14:textId="77777777" w:rsidR="00FB06D8" w:rsidRPr="0016589F" w:rsidRDefault="00FB06D8" w:rsidP="7BFD15B0">
      <w:pPr>
        <w:pStyle w:val="NormalIndent"/>
        <w:rPr>
          <w:lang w:val="en-IE"/>
        </w:rPr>
      </w:pPr>
    </w:p>
    <w:p w14:paraId="356140AD" w14:textId="77777777" w:rsidR="006D2BF7" w:rsidRPr="0016589F" w:rsidRDefault="7BFD15B0" w:rsidP="7BFD15B0">
      <w:pPr>
        <w:pStyle w:val="Heading2"/>
        <w:numPr>
          <w:ilvl w:val="1"/>
          <w:numId w:val="0"/>
        </w:numPr>
        <w:ind w:left="720"/>
        <w:rPr>
          <w:lang w:val="en-IE"/>
        </w:rPr>
      </w:pPr>
      <w:bookmarkStart w:id="228" w:name="_Toc158527942"/>
      <w:bookmarkStart w:id="229" w:name="_Toc399421510"/>
      <w:bookmarkStart w:id="230" w:name="_Toc399422164"/>
      <w:bookmarkStart w:id="231" w:name="_Toc485799643"/>
      <w:bookmarkStart w:id="232" w:name="_Toc32324112"/>
      <w:r w:rsidRPr="7BFD15B0">
        <w:rPr>
          <w:lang w:val="en-IE"/>
        </w:rPr>
        <w:t>References</w:t>
      </w:r>
      <w:bookmarkEnd w:id="228"/>
      <w:bookmarkEnd w:id="229"/>
      <w:bookmarkEnd w:id="230"/>
      <w:bookmarkEnd w:id="231"/>
      <w:bookmarkEnd w:id="232"/>
    </w:p>
    <w:tbl>
      <w:tblPr>
        <w:tblW w:w="8130" w:type="dxa"/>
        <w:tblInd w:w="800" w:type="dxa"/>
        <w:tblBorders>
          <w:top w:val="single" w:sz="12" w:space="0" w:color="999999"/>
          <w:bottom w:val="single" w:sz="12" w:space="0" w:color="999999"/>
          <w:insideH w:val="single" w:sz="1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4587"/>
        <w:gridCol w:w="3543"/>
      </w:tblGrid>
      <w:tr w:rsidR="006D2BF7" w:rsidRPr="0016589F" w14:paraId="7790A153" w14:textId="77777777" w:rsidTr="7BFD15B0">
        <w:tc>
          <w:tcPr>
            <w:tcW w:w="4587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shd w:val="clear" w:color="auto" w:fill="E6E6E6"/>
            <w:hideMark/>
          </w:tcPr>
          <w:p w14:paraId="6EFAF8E6" w14:textId="77777777" w:rsidR="006D2BF7" w:rsidRPr="0016589F" w:rsidRDefault="7BFD15B0" w:rsidP="7BFD15B0">
            <w:pPr>
              <w:pStyle w:val="NoSpacing"/>
              <w:spacing w:line="256" w:lineRule="auto"/>
              <w:rPr>
                <w:lang w:val="en-IE"/>
              </w:rPr>
            </w:pPr>
            <w:r w:rsidRPr="7BFD15B0">
              <w:rPr>
                <w:lang w:val="en-IE"/>
              </w:rPr>
              <w:t>Reference</w:t>
            </w:r>
          </w:p>
        </w:tc>
        <w:tc>
          <w:tcPr>
            <w:tcW w:w="3543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shd w:val="clear" w:color="auto" w:fill="E6E6E6"/>
            <w:hideMark/>
          </w:tcPr>
          <w:p w14:paraId="2D2B7768" w14:textId="40C1BA2C" w:rsidR="006D2BF7" w:rsidRPr="0016589F" w:rsidRDefault="7BFD15B0" w:rsidP="7BFD15B0">
            <w:pPr>
              <w:pStyle w:val="NoSpacing"/>
              <w:spacing w:line="256" w:lineRule="auto"/>
              <w:rPr>
                <w:lang w:val="en-IE"/>
              </w:rPr>
            </w:pPr>
            <w:r w:rsidRPr="7BFD15B0">
              <w:rPr>
                <w:lang w:val="en-IE"/>
              </w:rPr>
              <w:t>Description</w:t>
            </w:r>
          </w:p>
        </w:tc>
      </w:tr>
      <w:tr w:rsidR="006D2BF7" w:rsidRPr="0016589F" w14:paraId="2D68AF4F" w14:textId="77777777" w:rsidTr="7BFD15B0">
        <w:tc>
          <w:tcPr>
            <w:tcW w:w="4587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0289F779" w14:textId="2242739E" w:rsidR="0016589F" w:rsidRPr="0016589F" w:rsidRDefault="00E07D48">
            <w:pPr>
              <w:pStyle w:val="NoSpacing"/>
              <w:spacing w:line="256" w:lineRule="auto"/>
              <w:rPr>
                <w:lang w:val="en-IE"/>
              </w:rPr>
            </w:pPr>
            <w:r w:rsidRPr="00E07D48">
              <w:rPr>
                <w:lang w:val="en-IE"/>
              </w:rPr>
              <w:t>SPE_20190806_ISWC_Portal</w:t>
            </w:r>
            <w:r w:rsidR="007D527A">
              <w:rPr>
                <w:lang w:val="en-IE"/>
              </w:rPr>
              <w:t>.docx</w:t>
            </w:r>
          </w:p>
        </w:tc>
        <w:tc>
          <w:tcPr>
            <w:tcW w:w="3543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01E79C6D" w14:textId="579A888A" w:rsidR="006D2BF7" w:rsidRPr="0016589F" w:rsidRDefault="002D1C82">
            <w:pPr>
              <w:pStyle w:val="NoSpacing"/>
              <w:spacing w:line="256" w:lineRule="auto"/>
              <w:rPr>
                <w:lang w:val="en-IE"/>
              </w:rPr>
            </w:pPr>
            <w:r>
              <w:rPr>
                <w:lang w:val="en-IE"/>
              </w:rPr>
              <w:t>Agency Portal Specification</w:t>
            </w:r>
          </w:p>
        </w:tc>
      </w:tr>
      <w:tr w:rsidR="00986B88" w:rsidRPr="0016589F" w14:paraId="4B082836" w14:textId="77777777" w:rsidTr="7BFD15B0">
        <w:tc>
          <w:tcPr>
            <w:tcW w:w="4587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28EEDDB6" w14:textId="0FEDCB6A" w:rsidR="00986B88" w:rsidRPr="005F77F3" w:rsidRDefault="00986B88">
            <w:pPr>
              <w:pStyle w:val="NoSpacing"/>
              <w:spacing w:line="256" w:lineRule="auto"/>
              <w:rPr>
                <w:lang w:val="en-IE"/>
              </w:rPr>
            </w:pPr>
          </w:p>
        </w:tc>
        <w:tc>
          <w:tcPr>
            <w:tcW w:w="3543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6EBC5B51" w14:textId="426AA2A1" w:rsidR="00986B88" w:rsidRDefault="00986B88">
            <w:pPr>
              <w:pStyle w:val="NoSpacing"/>
              <w:spacing w:line="256" w:lineRule="auto"/>
              <w:rPr>
                <w:lang w:val="en-IE"/>
              </w:rPr>
            </w:pPr>
          </w:p>
        </w:tc>
      </w:tr>
      <w:tr w:rsidR="007D527A" w:rsidRPr="0016589F" w14:paraId="61904E91" w14:textId="77777777" w:rsidTr="7BFD15B0">
        <w:tc>
          <w:tcPr>
            <w:tcW w:w="4587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43C69266" w14:textId="39430DD7" w:rsidR="007D527A" w:rsidRPr="0016589F" w:rsidRDefault="007D527A" w:rsidP="007D527A">
            <w:pPr>
              <w:pStyle w:val="NoSpacing"/>
              <w:spacing w:line="256" w:lineRule="auto"/>
              <w:rPr>
                <w:lang w:val="en-IE"/>
              </w:rPr>
            </w:pPr>
          </w:p>
        </w:tc>
        <w:tc>
          <w:tcPr>
            <w:tcW w:w="3543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33EB3656" w14:textId="30A15B94" w:rsidR="007D527A" w:rsidRPr="0016589F" w:rsidRDefault="007D527A" w:rsidP="007D527A">
            <w:pPr>
              <w:pStyle w:val="NoSpacing"/>
              <w:spacing w:line="256" w:lineRule="auto"/>
              <w:rPr>
                <w:lang w:val="en-IE"/>
              </w:rPr>
            </w:pPr>
          </w:p>
        </w:tc>
      </w:tr>
      <w:tr w:rsidR="007D527A" w:rsidRPr="0016589F" w14:paraId="7CFABE2F" w14:textId="77777777" w:rsidTr="7BFD15B0">
        <w:tc>
          <w:tcPr>
            <w:tcW w:w="4587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76EAA398" w14:textId="51A8565D" w:rsidR="007D527A" w:rsidRPr="0016589F" w:rsidRDefault="007D527A" w:rsidP="007D527A">
            <w:pPr>
              <w:pStyle w:val="NoSpacing"/>
              <w:spacing w:line="256" w:lineRule="auto"/>
              <w:rPr>
                <w:lang w:val="en-IE"/>
              </w:rPr>
            </w:pPr>
          </w:p>
        </w:tc>
        <w:tc>
          <w:tcPr>
            <w:tcW w:w="3543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22930385" w14:textId="5C76B91C" w:rsidR="007D527A" w:rsidRPr="0016589F" w:rsidRDefault="007D527A" w:rsidP="007D527A">
            <w:pPr>
              <w:pStyle w:val="NoSpacing"/>
              <w:spacing w:line="256" w:lineRule="auto"/>
              <w:rPr>
                <w:lang w:val="en-IE"/>
              </w:rPr>
            </w:pPr>
          </w:p>
        </w:tc>
      </w:tr>
      <w:tr w:rsidR="007D527A" w:rsidRPr="0016589F" w14:paraId="352B659A" w14:textId="77777777" w:rsidTr="7BFD15B0">
        <w:tc>
          <w:tcPr>
            <w:tcW w:w="4587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70BDFB0E" w14:textId="7F8FB211" w:rsidR="007D527A" w:rsidRPr="0016589F" w:rsidRDefault="007D527A" w:rsidP="007D527A">
            <w:pPr>
              <w:pStyle w:val="NoSpacing"/>
              <w:spacing w:line="256" w:lineRule="auto"/>
              <w:rPr>
                <w:lang w:val="en-IE"/>
              </w:rPr>
            </w:pPr>
          </w:p>
        </w:tc>
        <w:tc>
          <w:tcPr>
            <w:tcW w:w="3543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435529A5" w14:textId="42061CE7" w:rsidR="007D527A" w:rsidRPr="0016589F" w:rsidRDefault="007D527A" w:rsidP="007D527A">
            <w:pPr>
              <w:pStyle w:val="NoSpacing"/>
              <w:spacing w:line="256" w:lineRule="auto"/>
              <w:rPr>
                <w:lang w:val="en-IE"/>
              </w:rPr>
            </w:pPr>
          </w:p>
        </w:tc>
      </w:tr>
      <w:tr w:rsidR="00002E61" w:rsidRPr="0016589F" w14:paraId="62F08932" w14:textId="77777777" w:rsidTr="7BFD15B0">
        <w:tc>
          <w:tcPr>
            <w:tcW w:w="4587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241A2C88" w14:textId="47C95B63" w:rsidR="00002E61" w:rsidRPr="0016589F" w:rsidRDefault="00002E61" w:rsidP="00002E61">
            <w:pPr>
              <w:pStyle w:val="NoSpacing"/>
              <w:spacing w:line="256" w:lineRule="auto"/>
              <w:rPr>
                <w:lang w:val="en-IE"/>
              </w:rPr>
            </w:pPr>
          </w:p>
        </w:tc>
        <w:tc>
          <w:tcPr>
            <w:tcW w:w="3543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</w:tcPr>
          <w:p w14:paraId="1B2B3081" w14:textId="46AF2272" w:rsidR="00002E61" w:rsidRPr="0016589F" w:rsidRDefault="00002E61" w:rsidP="00002E61">
            <w:pPr>
              <w:pStyle w:val="NoSpacing"/>
              <w:spacing w:line="256" w:lineRule="auto"/>
              <w:rPr>
                <w:lang w:val="en-IE"/>
              </w:rPr>
            </w:pPr>
          </w:p>
        </w:tc>
      </w:tr>
    </w:tbl>
    <w:p w14:paraId="5C55AB05" w14:textId="77777777" w:rsidR="006D2BF7" w:rsidRPr="0016589F" w:rsidRDefault="006D2BF7" w:rsidP="006D2BF7">
      <w:pPr>
        <w:rPr>
          <w:lang w:val="en-IE"/>
        </w:rPr>
      </w:pPr>
    </w:p>
    <w:p w14:paraId="5D8EB907" w14:textId="5E55F8DE" w:rsidR="006D2BF7" w:rsidRPr="0016589F" w:rsidRDefault="7BFD15B0" w:rsidP="7BFD15B0">
      <w:pPr>
        <w:pStyle w:val="Chapterheading"/>
        <w:numPr>
          <w:ilvl w:val="0"/>
          <w:numId w:val="3"/>
        </w:numPr>
        <w:rPr>
          <w:lang w:val="en-IE"/>
        </w:rPr>
      </w:pPr>
      <w:bookmarkStart w:id="233" w:name="_Toc32324113"/>
      <w:bookmarkStart w:id="234" w:name="_Toc485799644"/>
      <w:r w:rsidRPr="7BFD15B0">
        <w:rPr>
          <w:lang w:val="en-IE"/>
        </w:rPr>
        <w:lastRenderedPageBreak/>
        <w:t>Overview</w:t>
      </w:r>
      <w:bookmarkEnd w:id="233"/>
      <w:r w:rsidRPr="7BFD15B0">
        <w:rPr>
          <w:lang w:val="en-IE"/>
        </w:rPr>
        <w:t xml:space="preserve"> </w:t>
      </w:r>
      <w:bookmarkEnd w:id="234"/>
      <w:r w:rsidR="00B07F00">
        <w:t xml:space="preserve"> </w:t>
      </w:r>
    </w:p>
    <w:p w14:paraId="03D85B41" w14:textId="68AF3F92" w:rsidR="00064511" w:rsidRDefault="7BFD15B0" w:rsidP="00D5508B">
      <w:pPr>
        <w:pStyle w:val="NormalIndent"/>
      </w:pPr>
      <w:r>
        <w:t xml:space="preserve">This chapter provides an overview of </w:t>
      </w:r>
      <w:r w:rsidR="001C1599">
        <w:t xml:space="preserve">the new </w:t>
      </w:r>
      <w:r w:rsidR="002D1C82">
        <w:t xml:space="preserve">public ISWC </w:t>
      </w:r>
      <w:r w:rsidR="00D54F94">
        <w:t>web portal that</w:t>
      </w:r>
      <w:r w:rsidR="00AF1C3D">
        <w:t xml:space="preserve"> will </w:t>
      </w:r>
      <w:r w:rsidR="00324B72">
        <w:t xml:space="preserve">replace the existing </w:t>
      </w:r>
      <w:r w:rsidR="005935D1">
        <w:t xml:space="preserve">public portal </w:t>
      </w:r>
      <w:r w:rsidR="00390E48">
        <w:t xml:space="preserve">available at </w:t>
      </w:r>
      <w:hyperlink r:id="rId15" w:history="1">
        <w:r w:rsidR="00390E48" w:rsidRPr="00D851F2">
          <w:rPr>
            <w:rStyle w:val="Hyperlink"/>
          </w:rPr>
          <w:t>http://iswcnet.cisac.org/</w:t>
        </w:r>
      </w:hyperlink>
      <w:r w:rsidR="004951AC">
        <w:t xml:space="preserve">. </w:t>
      </w:r>
      <w:r w:rsidR="00637B5A">
        <w:t xml:space="preserve">  This portal is an ISO obligation</w:t>
      </w:r>
      <w:r w:rsidR="000762B6">
        <w:t xml:space="preserve">.  The existing </w:t>
      </w:r>
      <w:r w:rsidR="00B00C1A">
        <w:t>public portal get</w:t>
      </w:r>
      <w:r w:rsidR="00D46C33">
        <w:t xml:space="preserve">s </w:t>
      </w:r>
      <w:r w:rsidR="00DF73D4">
        <w:t xml:space="preserve">approx. </w:t>
      </w:r>
      <w:r w:rsidR="00A621C4">
        <w:t xml:space="preserve">350,000 monthly searches. </w:t>
      </w:r>
    </w:p>
    <w:p w14:paraId="5F54159C" w14:textId="37CDFA3B" w:rsidR="004951AC" w:rsidRDefault="004951AC" w:rsidP="00D5508B">
      <w:pPr>
        <w:pStyle w:val="NormalIndent"/>
      </w:pPr>
    </w:p>
    <w:p w14:paraId="4E96D932" w14:textId="1B320159" w:rsidR="00D603D2" w:rsidRDefault="000E2E76" w:rsidP="00636803">
      <w:pPr>
        <w:pStyle w:val="Heading2"/>
      </w:pPr>
      <w:bookmarkStart w:id="235" w:name="_Toc468452208"/>
      <w:bookmarkStart w:id="236" w:name="_Toc496111659"/>
      <w:bookmarkStart w:id="237" w:name="_Toc496111662"/>
      <w:bookmarkStart w:id="238" w:name="_Toc496111669"/>
      <w:bookmarkStart w:id="239" w:name="_Toc496111673"/>
      <w:bookmarkStart w:id="240" w:name="_Toc496111677"/>
      <w:bookmarkStart w:id="241" w:name="_Toc496111684"/>
      <w:bookmarkStart w:id="242" w:name="_Toc496111690"/>
      <w:bookmarkStart w:id="243" w:name="_Toc3232411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r>
        <w:t>Portal Audience</w:t>
      </w:r>
      <w:bookmarkEnd w:id="243"/>
    </w:p>
    <w:p w14:paraId="38FC7F4F" w14:textId="6D4BCD98" w:rsidR="00463ECA" w:rsidRPr="00B054BD" w:rsidRDefault="00785DFC" w:rsidP="001B591E">
      <w:pPr>
        <w:pStyle w:val="NormalIndent"/>
        <w:rPr>
          <w:i/>
        </w:rPr>
      </w:pPr>
      <w:r>
        <w:t xml:space="preserve">The portal will be </w:t>
      </w:r>
      <w:r w:rsidR="00B50EBD">
        <w:t xml:space="preserve">available </w:t>
      </w:r>
      <w:r w:rsidR="00686B79">
        <w:t xml:space="preserve">generally to all members of the public.   The existing portal is </w:t>
      </w:r>
      <w:r w:rsidR="00E50BDF">
        <w:t xml:space="preserve">mostly used by Publishers and DSPs. </w:t>
      </w:r>
    </w:p>
    <w:p w14:paraId="2B99EC4C" w14:textId="4B0AE811" w:rsidR="00954D47" w:rsidRDefault="00954D47" w:rsidP="00463ECA">
      <w:pPr>
        <w:pStyle w:val="NormalIndent"/>
      </w:pPr>
    </w:p>
    <w:p w14:paraId="7C75A073" w14:textId="47423424" w:rsidR="00954D47" w:rsidRDefault="002B41A7" w:rsidP="00954D47">
      <w:pPr>
        <w:pStyle w:val="Heading2"/>
      </w:pPr>
      <w:bookmarkStart w:id="244" w:name="_Toc32324115"/>
      <w:r>
        <w:t>User Stories</w:t>
      </w:r>
      <w:r w:rsidR="001B591E">
        <w:t xml:space="preserve"> Supported</w:t>
      </w:r>
      <w:bookmarkEnd w:id="244"/>
      <w:r w:rsidR="001B591E">
        <w:t xml:space="preserve"> </w:t>
      </w:r>
    </w:p>
    <w:p w14:paraId="7478D412" w14:textId="534FBF0E" w:rsidR="00954D47" w:rsidRDefault="00B74AE2" w:rsidP="00954D47">
      <w:pPr>
        <w:pStyle w:val="NormalIndent"/>
      </w:pPr>
      <w:r>
        <w:t>The following user stories (</w:t>
      </w:r>
      <w:r w:rsidR="006C0C1C">
        <w:t>see references section above) will be supported by this portal:</w:t>
      </w:r>
    </w:p>
    <w:p w14:paraId="35615FD1" w14:textId="73A5A5B2" w:rsidR="006C0C1C" w:rsidRDefault="006C0C1C" w:rsidP="00954D47">
      <w:pPr>
        <w:pStyle w:val="NormalIndent"/>
      </w:pPr>
    </w:p>
    <w:tbl>
      <w:tblPr>
        <w:tblStyle w:val="CMRRA"/>
        <w:tblW w:w="8630" w:type="dxa"/>
        <w:tblInd w:w="720" w:type="dxa"/>
        <w:tblLayout w:type="fixed"/>
        <w:tblLook w:val="0620" w:firstRow="1" w:lastRow="0" w:firstColumn="0" w:lastColumn="0" w:noHBand="1" w:noVBand="1"/>
      </w:tblPr>
      <w:tblGrid>
        <w:gridCol w:w="1260"/>
        <w:gridCol w:w="4348"/>
        <w:gridCol w:w="3022"/>
      </w:tblGrid>
      <w:tr w:rsidR="001D285F" w14:paraId="281A0208" w14:textId="63FA7AEE" w:rsidTr="1EAEB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</w:trPr>
        <w:tc>
          <w:tcPr>
            <w:tcW w:w="1260" w:type="dxa"/>
            <w:hideMark/>
          </w:tcPr>
          <w:p w14:paraId="144888F0" w14:textId="277D0FB2" w:rsidR="001D285F" w:rsidRDefault="22EA251A" w:rsidP="00BD3FA5">
            <w:commentRangeStart w:id="245"/>
            <w:commentRangeStart w:id="246"/>
            <w:commentRangeStart w:id="247"/>
            <w:r>
              <w:t>Ref</w:t>
            </w:r>
          </w:p>
        </w:tc>
        <w:tc>
          <w:tcPr>
            <w:tcW w:w="4348" w:type="dxa"/>
            <w:hideMark/>
          </w:tcPr>
          <w:p w14:paraId="3DBA1DE7" w14:textId="1EEC27B9" w:rsidR="001D285F" w:rsidRDefault="001D285F" w:rsidP="00BD3FA5">
            <w:r>
              <w:t>Description</w:t>
            </w:r>
          </w:p>
        </w:tc>
        <w:tc>
          <w:tcPr>
            <w:tcW w:w="3022" w:type="dxa"/>
          </w:tcPr>
          <w:p w14:paraId="1B4AD567" w14:textId="5C3C4D87" w:rsidR="001D285F" w:rsidRDefault="00C8601C" w:rsidP="00BD3FA5">
            <w:r>
              <w:t xml:space="preserve">Implementation </w:t>
            </w:r>
            <w:r w:rsidR="001D285F">
              <w:t>Notes</w:t>
            </w:r>
            <w:r>
              <w:t xml:space="preserve"> </w:t>
            </w:r>
          </w:p>
        </w:tc>
      </w:tr>
      <w:tr w:rsidR="001D285F" w14:paraId="5F3E22D6" w14:textId="6BF2D0AB" w:rsidTr="1EAEB298">
        <w:trPr>
          <w:trHeight w:val="475"/>
        </w:trPr>
        <w:tc>
          <w:tcPr>
            <w:tcW w:w="1260" w:type="dxa"/>
          </w:tcPr>
          <w:p w14:paraId="08CCC1F4" w14:textId="30C64FDD" w:rsidR="001D285F" w:rsidRPr="006E65D8" w:rsidRDefault="001D285F" w:rsidP="00BD3FA5"/>
        </w:tc>
        <w:tc>
          <w:tcPr>
            <w:tcW w:w="4348" w:type="dxa"/>
          </w:tcPr>
          <w:p w14:paraId="32396756" w14:textId="4E8FADBA" w:rsidR="001D285F" w:rsidRDefault="00CC4351" w:rsidP="00BD3FA5">
            <w:r>
              <w:t xml:space="preserve">Gain access to </w:t>
            </w:r>
            <w:r w:rsidR="00575F64">
              <w:t xml:space="preserve">the ISWC search </w:t>
            </w:r>
            <w:r w:rsidR="003E0D4A">
              <w:t xml:space="preserve">capability by agreeing to </w:t>
            </w:r>
            <w:r w:rsidR="00BA1D1C">
              <w:t xml:space="preserve">usage terms and conditions </w:t>
            </w:r>
          </w:p>
        </w:tc>
        <w:tc>
          <w:tcPr>
            <w:tcW w:w="3022" w:type="dxa"/>
          </w:tcPr>
          <w:p w14:paraId="5D3C2622" w14:textId="50FABCB4" w:rsidR="001D285F" w:rsidRDefault="00556E5D" w:rsidP="00BD3FA5">
            <w:r>
              <w:t>Public Landing Page</w:t>
            </w:r>
          </w:p>
        </w:tc>
      </w:tr>
      <w:tr w:rsidR="00B05784" w14:paraId="64D26243" w14:textId="77777777" w:rsidTr="1EAEB298">
        <w:trPr>
          <w:trHeight w:val="475"/>
        </w:trPr>
        <w:tc>
          <w:tcPr>
            <w:tcW w:w="1260" w:type="dxa"/>
          </w:tcPr>
          <w:p w14:paraId="7499FEAE" w14:textId="67D683DE" w:rsidR="00B05784" w:rsidRDefault="0095208E" w:rsidP="00BD3FA5">
            <w:r>
              <w:t>4.2</w:t>
            </w:r>
            <w:r w:rsidR="0003082C">
              <w:t>/5.2</w:t>
            </w:r>
          </w:p>
        </w:tc>
        <w:tc>
          <w:tcPr>
            <w:tcW w:w="4348" w:type="dxa"/>
          </w:tcPr>
          <w:p w14:paraId="52CC5870" w14:textId="31AA41B8" w:rsidR="00B05784" w:rsidRPr="004579BE" w:rsidRDefault="007677BE" w:rsidP="00BD3FA5">
            <w:r w:rsidRPr="007677BE">
              <w:t>Retrieve ISWC for a Work (One ISWC available or No ISWC available)</w:t>
            </w:r>
          </w:p>
        </w:tc>
        <w:tc>
          <w:tcPr>
            <w:tcW w:w="3022" w:type="dxa"/>
          </w:tcPr>
          <w:p w14:paraId="0469AB04" w14:textId="0A06A372" w:rsidR="00B05784" w:rsidRDefault="001A2878" w:rsidP="00BD3FA5">
            <w:r>
              <w:t>Search Page</w:t>
            </w:r>
          </w:p>
        </w:tc>
      </w:tr>
      <w:tr w:rsidR="001D285F" w14:paraId="57605A6D" w14:textId="5BAECCC4" w:rsidTr="1EAEB298">
        <w:trPr>
          <w:trHeight w:val="475"/>
        </w:trPr>
        <w:tc>
          <w:tcPr>
            <w:tcW w:w="1260" w:type="dxa"/>
          </w:tcPr>
          <w:p w14:paraId="1AB86988" w14:textId="7D1F186C" w:rsidR="001D285F" w:rsidRPr="006E65D8" w:rsidRDefault="0095208E" w:rsidP="00BD3FA5">
            <w:r>
              <w:t>4.3</w:t>
            </w:r>
            <w:r w:rsidR="0003082C">
              <w:t>/5.3</w:t>
            </w:r>
          </w:p>
        </w:tc>
        <w:tc>
          <w:tcPr>
            <w:tcW w:w="4348" w:type="dxa"/>
          </w:tcPr>
          <w:p w14:paraId="2FB53FE1" w14:textId="413DE85C" w:rsidR="001D285F" w:rsidRDefault="00FE32CF" w:rsidP="00BD3FA5">
            <w:r w:rsidRPr="00FE32CF">
              <w:t>Retrieve ISWC for a Work (Multiple ISWCs available)</w:t>
            </w:r>
          </w:p>
        </w:tc>
        <w:tc>
          <w:tcPr>
            <w:tcW w:w="3022" w:type="dxa"/>
          </w:tcPr>
          <w:p w14:paraId="5BF25677" w14:textId="73F0570B" w:rsidR="001D285F" w:rsidRDefault="526A4D34" w:rsidP="00BD3FA5">
            <w:r>
              <w:t>Search Page</w:t>
            </w:r>
            <w:commentRangeEnd w:id="245"/>
            <w:r w:rsidR="001A2878">
              <w:rPr>
                <w:rStyle w:val="CommentReference"/>
              </w:rPr>
              <w:commentReference w:id="245"/>
            </w:r>
            <w:commentRangeEnd w:id="246"/>
            <w:r w:rsidR="001A2878">
              <w:rPr>
                <w:rStyle w:val="CommentReference"/>
              </w:rPr>
              <w:commentReference w:id="246"/>
            </w:r>
            <w:commentRangeEnd w:id="247"/>
            <w:r w:rsidR="00521989">
              <w:rPr>
                <w:rStyle w:val="CommentReference"/>
                <w:lang w:val="en-US" w:eastAsia="en-US"/>
              </w:rPr>
              <w:commentReference w:id="247"/>
            </w:r>
          </w:p>
        </w:tc>
      </w:tr>
      <w:tr w:rsidR="00442AA9" w14:paraId="6D1F9C0E" w14:textId="77777777" w:rsidTr="1EAEB298">
        <w:trPr>
          <w:trHeight w:val="475"/>
        </w:trPr>
        <w:tc>
          <w:tcPr>
            <w:tcW w:w="1260" w:type="dxa"/>
          </w:tcPr>
          <w:p w14:paraId="6E633A47" w14:textId="6472DEC9" w:rsidR="00442AA9" w:rsidRDefault="007B4C1D" w:rsidP="00BD3FA5">
            <w:r>
              <w:t>4.4</w:t>
            </w:r>
          </w:p>
        </w:tc>
        <w:tc>
          <w:tcPr>
            <w:tcW w:w="4348" w:type="dxa"/>
          </w:tcPr>
          <w:p w14:paraId="6FBFA8F5" w14:textId="2DE5F397" w:rsidR="00442AA9" w:rsidRPr="00FE32CF" w:rsidRDefault="007B4C1D" w:rsidP="00BD3FA5">
            <w:r>
              <w:t>Retrieve Authoritative Meta-Data</w:t>
            </w:r>
          </w:p>
        </w:tc>
        <w:tc>
          <w:tcPr>
            <w:tcW w:w="3022" w:type="dxa"/>
          </w:tcPr>
          <w:p w14:paraId="26C19FE3" w14:textId="4E34A66E" w:rsidR="00442AA9" w:rsidRDefault="007B4C1D" w:rsidP="00BD3FA5">
            <w:r>
              <w:t>Search Page</w:t>
            </w:r>
          </w:p>
        </w:tc>
      </w:tr>
    </w:tbl>
    <w:p w14:paraId="34D29686" w14:textId="77777777" w:rsidR="006C0C1C" w:rsidRPr="00954D47" w:rsidRDefault="006C0C1C" w:rsidP="00954D47">
      <w:pPr>
        <w:pStyle w:val="NormalIndent"/>
      </w:pPr>
    </w:p>
    <w:p w14:paraId="02247726" w14:textId="77777777" w:rsidR="00A10311" w:rsidRDefault="00A10311" w:rsidP="00E330D7">
      <w:pPr>
        <w:pStyle w:val="NormalIndent"/>
      </w:pPr>
    </w:p>
    <w:p w14:paraId="0AE61E1D" w14:textId="391DF7A2" w:rsidR="00C57B0F" w:rsidRDefault="00C57B0F" w:rsidP="00E330D7">
      <w:pPr>
        <w:pStyle w:val="NormalIndent"/>
      </w:pPr>
    </w:p>
    <w:p w14:paraId="78C809F2" w14:textId="78309E77" w:rsidR="00543870" w:rsidRDefault="00AF6E23" w:rsidP="00543870">
      <w:pPr>
        <w:pStyle w:val="Heading2"/>
      </w:pPr>
      <w:bookmarkStart w:id="248" w:name="_Toc32324116"/>
      <w:r>
        <w:t>Visual Design</w:t>
      </w:r>
      <w:r w:rsidR="00F568E0">
        <w:t xml:space="preserve"> (Design Composites)</w:t>
      </w:r>
      <w:bookmarkEnd w:id="248"/>
    </w:p>
    <w:p w14:paraId="225FF13C" w14:textId="6999331B" w:rsidR="009C20A0" w:rsidRPr="009C20A0" w:rsidRDefault="006A19DC" w:rsidP="00A65FD0">
      <w:pPr>
        <w:pStyle w:val="NormalIndent"/>
      </w:pPr>
      <w:r>
        <w:t xml:space="preserve">The </w:t>
      </w:r>
      <w:r w:rsidR="0038696A">
        <w:t xml:space="preserve">visual design in place for the new Agency Portal </w:t>
      </w:r>
      <w:r w:rsidR="00730E84">
        <w:t xml:space="preserve">will be reused for this ISWC Public Portal. </w:t>
      </w:r>
      <w:r w:rsidR="009079C3">
        <w:t xml:space="preserve"> The following shows </w:t>
      </w:r>
      <w:r w:rsidR="007E4F31">
        <w:t>a sample of the implemented visual design for the Agency Portal:</w:t>
      </w:r>
      <w:r w:rsidR="00431B24">
        <w:t xml:space="preserve"> </w:t>
      </w:r>
    </w:p>
    <w:p w14:paraId="4815673A" w14:textId="77777777" w:rsidR="00C4391E" w:rsidRDefault="009D3B36">
      <w:pPr>
        <w:pStyle w:val="NormalIndent"/>
        <w:keepNext/>
      </w:pPr>
      <w:r>
        <w:rPr>
          <w:noProof/>
        </w:rPr>
        <w:lastRenderedPageBreak/>
        <w:drawing>
          <wp:inline distT="0" distB="0" distL="0" distR="0" wp14:anchorId="05ABB1C3" wp14:editId="65CEC18A">
            <wp:extent cx="5638208" cy="3399790"/>
            <wp:effectExtent l="19050" t="19050" r="19685" b="1016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C9B16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06" cy="3408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67354A" w14:textId="36E86913" w:rsidR="00AC6F47" w:rsidRDefault="00C4391E" w:rsidP="00AC6F47">
      <w:pPr>
        <w:pStyle w:val="Caption"/>
      </w:pPr>
      <w:r>
        <w:t xml:space="preserve">Figure </w:t>
      </w:r>
      <w:r>
        <w:fldChar w:fldCharType="begin"/>
      </w:r>
      <w:r>
        <w:instrText>STYLEREF 2 \s</w:instrText>
      </w:r>
      <w:r>
        <w:fldChar w:fldCharType="separate"/>
      </w:r>
      <w:r w:rsidR="008B263E">
        <w:rPr>
          <w:noProof/>
        </w:rPr>
        <w:t>2.3</w:t>
      </w:r>
      <w:r>
        <w:fldChar w:fldCharType="end"/>
      </w:r>
      <w:r w:rsidR="004A3D0C">
        <w:noBreakHyphen/>
      </w:r>
      <w:r>
        <w:fldChar w:fldCharType="begin"/>
      </w:r>
      <w:r>
        <w:instrText>SEQ Figure \* ARABIC \s 2</w:instrText>
      </w:r>
      <w:r>
        <w:fldChar w:fldCharType="separate"/>
      </w:r>
      <w:r w:rsidR="008B263E">
        <w:rPr>
          <w:noProof/>
        </w:rPr>
        <w:t>1</w:t>
      </w:r>
      <w:r>
        <w:fldChar w:fldCharType="end"/>
      </w:r>
      <w:r w:rsidR="00AC6F47">
        <w:t xml:space="preserve"> </w:t>
      </w:r>
      <w:r w:rsidR="002C2BAB">
        <w:t>Agenc</w:t>
      </w:r>
      <w:r w:rsidR="006657B1">
        <w:t xml:space="preserve">y Portal - </w:t>
      </w:r>
      <w:commentRangeStart w:id="249"/>
      <w:r w:rsidR="00AC6F47" w:rsidRPr="00446955">
        <w:rPr>
          <w:sz w:val="18"/>
          <w:szCs w:val="18"/>
        </w:rPr>
        <w:t>Search by Title and Creator – Desktop View</w:t>
      </w:r>
      <w:commentRangeEnd w:id="249"/>
      <w:r w:rsidR="00DB3D79">
        <w:rPr>
          <w:rStyle w:val="CommentReference"/>
          <w:rFonts w:ascii="Palatino Linotype" w:eastAsia="Calibri" w:hAnsi="Palatino Linotype"/>
          <w:b w:val="0"/>
          <w:bCs w:val="0"/>
        </w:rPr>
        <w:commentReference w:id="249"/>
      </w:r>
    </w:p>
    <w:p w14:paraId="3E12D5F3" w14:textId="0B7425A9" w:rsidR="009D13C9" w:rsidRDefault="009D13C9" w:rsidP="00267F92">
      <w:pPr>
        <w:pStyle w:val="Caption"/>
        <w:jc w:val="left"/>
      </w:pPr>
    </w:p>
    <w:p w14:paraId="27F2D98A" w14:textId="2A90405A" w:rsidR="009D3B36" w:rsidRDefault="009D3B36" w:rsidP="00267F92">
      <w:pPr>
        <w:pStyle w:val="Caption"/>
        <w:jc w:val="left"/>
      </w:pPr>
    </w:p>
    <w:p w14:paraId="7B017F87" w14:textId="0539E5E7" w:rsidR="009D3B36" w:rsidRDefault="009D3B36" w:rsidP="00543870">
      <w:pPr>
        <w:pStyle w:val="NormalIndent"/>
      </w:pPr>
    </w:p>
    <w:p w14:paraId="19357728" w14:textId="77777777" w:rsidR="009D3B36" w:rsidRDefault="009D3B36" w:rsidP="00543870">
      <w:pPr>
        <w:pStyle w:val="NormalIndent"/>
      </w:pPr>
    </w:p>
    <w:p w14:paraId="2AA4F3B6" w14:textId="7C1AF54F" w:rsidR="002D6E3C" w:rsidRDefault="004A0032" w:rsidP="002D6E3C">
      <w:pPr>
        <w:pStyle w:val="Heading2"/>
      </w:pPr>
      <w:bookmarkStart w:id="250" w:name="_Toc32324117"/>
      <w:r>
        <w:t>Page Flow</w:t>
      </w:r>
      <w:bookmarkEnd w:id="250"/>
    </w:p>
    <w:p w14:paraId="15265FD7" w14:textId="78207967" w:rsidR="002D6E3C" w:rsidRDefault="003E3A40" w:rsidP="002D6E3C">
      <w:pPr>
        <w:pStyle w:val="NormalIndent"/>
      </w:pPr>
      <w:r>
        <w:t xml:space="preserve">The following diagram </w:t>
      </w:r>
      <w:r w:rsidR="004E4ADC">
        <w:t>represents the proposed page</w:t>
      </w:r>
      <w:r w:rsidR="00350C73">
        <w:t xml:space="preserve"> flow:</w:t>
      </w:r>
      <w:r w:rsidR="004E4ADC">
        <w:t xml:space="preserve"> </w:t>
      </w:r>
    </w:p>
    <w:p w14:paraId="04BAE693" w14:textId="77777777" w:rsidR="007B4C1D" w:rsidRDefault="00DB0D11" w:rsidP="00267F92">
      <w:pPr>
        <w:pStyle w:val="NormalIndent"/>
        <w:keepNext/>
      </w:pPr>
      <w:r w:rsidRPr="00DB0D11">
        <w:rPr>
          <w:noProof/>
        </w:rPr>
        <w:drawing>
          <wp:inline distT="0" distB="0" distL="0" distR="0" wp14:anchorId="1A73717B" wp14:editId="0EF94E2C">
            <wp:extent cx="3629025" cy="2628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61A0" w14:textId="5EE75042" w:rsidR="002B7941" w:rsidRPr="00267F92" w:rsidRDefault="007B4C1D" w:rsidP="00267F92">
      <w:pPr>
        <w:pStyle w:val="Caption"/>
        <w:rPr>
          <w:sz w:val="18"/>
          <w:szCs w:val="18"/>
        </w:rPr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2.4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1</w:t>
      </w:r>
      <w:r w:rsidR="004A3D0C">
        <w:rPr>
          <w:sz w:val="18"/>
          <w:szCs w:val="18"/>
        </w:rPr>
        <w:fldChar w:fldCharType="end"/>
      </w:r>
      <w:r w:rsidRPr="00267F92">
        <w:rPr>
          <w:sz w:val="18"/>
          <w:szCs w:val="18"/>
        </w:rPr>
        <w:t xml:space="preserve"> - Page Flow</w:t>
      </w:r>
    </w:p>
    <w:p w14:paraId="6CA9CCDD" w14:textId="68D33B9F" w:rsidR="00C57B0F" w:rsidRDefault="00C57B0F" w:rsidP="00E330D7">
      <w:pPr>
        <w:pStyle w:val="NormalIndent"/>
      </w:pPr>
    </w:p>
    <w:p w14:paraId="05535BB0" w14:textId="77777777" w:rsidR="004A0032" w:rsidRDefault="004A0032" w:rsidP="004A0032">
      <w:pPr>
        <w:pStyle w:val="NormalIndent"/>
      </w:pPr>
    </w:p>
    <w:p w14:paraId="77F05816" w14:textId="3F3C1EFD" w:rsidR="0085498E" w:rsidRPr="0085498E" w:rsidRDefault="0791A050" w:rsidP="0085498E">
      <w:pPr>
        <w:pStyle w:val="Heading2"/>
      </w:pPr>
      <w:bookmarkStart w:id="251" w:name="_Toc32324118"/>
      <w:r>
        <w:t>Navigation</w:t>
      </w:r>
      <w:bookmarkEnd w:id="251"/>
    </w:p>
    <w:p w14:paraId="61F8D73B" w14:textId="2B56EBD4" w:rsidR="004A0032" w:rsidRDefault="008E765A" w:rsidP="004A0032">
      <w:pPr>
        <w:pStyle w:val="NormalIndent"/>
      </w:pPr>
      <w:r>
        <w:t xml:space="preserve">The </w:t>
      </w:r>
      <w:r w:rsidR="00691C64">
        <w:t>portal</w:t>
      </w:r>
      <w:r>
        <w:t xml:space="preserve"> will use a combination of a global navigation bar (that will reduce to a hamburger menu on smaller </w:t>
      </w:r>
      <w:r w:rsidR="006B31D4">
        <w:t>form factor displays</w:t>
      </w:r>
      <w:r>
        <w:t xml:space="preserve">) </w:t>
      </w:r>
      <w:r w:rsidR="006B31D4">
        <w:t xml:space="preserve">and </w:t>
      </w:r>
      <w:r w:rsidR="007F366E">
        <w:t>“</w:t>
      </w:r>
      <w:r w:rsidR="001D715C">
        <w:t>in</w:t>
      </w:r>
      <w:r w:rsidR="007F366E">
        <w:t>-</w:t>
      </w:r>
      <w:r w:rsidR="001D715C">
        <w:t>page</w:t>
      </w:r>
      <w:r w:rsidR="007F366E">
        <w:t>”</w:t>
      </w:r>
      <w:r w:rsidR="001D715C">
        <w:t xml:space="preserve"> navigation for key</w:t>
      </w:r>
      <w:r w:rsidR="00965CCC">
        <w:t xml:space="preserve"> page-specific</w:t>
      </w:r>
      <w:r w:rsidR="001D715C">
        <w:t xml:space="preserve"> functionality</w:t>
      </w:r>
      <w:r w:rsidR="003C3DA1">
        <w:t>.</w:t>
      </w:r>
    </w:p>
    <w:p w14:paraId="303E7173" w14:textId="669303E5" w:rsidR="003C3DA1" w:rsidRDefault="003C3DA1" w:rsidP="004A0032">
      <w:pPr>
        <w:pStyle w:val="NormalIndent"/>
      </w:pPr>
    </w:p>
    <w:p w14:paraId="31094E18" w14:textId="63AED300" w:rsidR="003C3DA1" w:rsidRDefault="003A030A" w:rsidP="003A030A">
      <w:pPr>
        <w:pStyle w:val="Heading3"/>
      </w:pPr>
      <w:bookmarkStart w:id="252" w:name="_Toc32324119"/>
      <w:r>
        <w:t>Global Na</w:t>
      </w:r>
      <w:r w:rsidR="00691C64">
        <w:t>vigation</w:t>
      </w:r>
      <w:bookmarkEnd w:id="252"/>
      <w:r w:rsidR="00691C64">
        <w:t xml:space="preserve"> </w:t>
      </w:r>
    </w:p>
    <w:p w14:paraId="2A357166" w14:textId="77777777" w:rsidR="007B4C1D" w:rsidRDefault="00DC2DD7" w:rsidP="00267F92">
      <w:pPr>
        <w:pStyle w:val="NormalIndent"/>
        <w:keepNext/>
      </w:pPr>
      <w:commentRangeStart w:id="253"/>
      <w:commentRangeStart w:id="254"/>
      <w:r>
        <w:rPr>
          <w:noProof/>
        </w:rPr>
        <w:drawing>
          <wp:inline distT="0" distB="0" distL="0" distR="0" wp14:anchorId="2111825F" wp14:editId="29EFCF05">
            <wp:extent cx="5871210" cy="4809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9" b="8301"/>
                    <a:stretch/>
                  </pic:blipFill>
                  <pic:spPr bwMode="auto">
                    <a:xfrm>
                      <a:off x="0" y="0"/>
                      <a:ext cx="5976018" cy="48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0AC0" w14:textId="6AFEE4E4" w:rsidR="007B4C1D" w:rsidRPr="00267F92" w:rsidRDefault="007B4C1D">
      <w:pPr>
        <w:pStyle w:val="Caption"/>
        <w:rPr>
          <w:i/>
          <w:iCs/>
          <w:sz w:val="18"/>
          <w:szCs w:val="18"/>
        </w:rPr>
      </w:pPr>
      <w:r w:rsidRPr="00267F92">
        <w:rPr>
          <w:i/>
          <w:iCs/>
          <w:sz w:val="18"/>
          <w:szCs w:val="18"/>
        </w:rPr>
        <w:t xml:space="preserve">Figure </w:t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STYLEREF 2 \s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2.5</w:t>
      </w:r>
      <w:r w:rsidR="004A3D0C">
        <w:rPr>
          <w:i/>
          <w:iCs/>
          <w:sz w:val="18"/>
          <w:szCs w:val="18"/>
        </w:rPr>
        <w:fldChar w:fldCharType="end"/>
      </w:r>
      <w:r w:rsidR="004A3D0C">
        <w:rPr>
          <w:i/>
          <w:iCs/>
          <w:sz w:val="18"/>
          <w:szCs w:val="18"/>
        </w:rPr>
        <w:noBreakHyphen/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SEQ Figure \* ARABIC \s 2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1</w:t>
      </w:r>
      <w:r w:rsidR="004A3D0C">
        <w:rPr>
          <w:i/>
          <w:iCs/>
          <w:sz w:val="18"/>
          <w:szCs w:val="18"/>
        </w:rPr>
        <w:fldChar w:fldCharType="end"/>
      </w:r>
      <w:r w:rsidRPr="00267F92">
        <w:rPr>
          <w:i/>
          <w:iCs/>
          <w:sz w:val="18"/>
          <w:szCs w:val="18"/>
        </w:rPr>
        <w:t xml:space="preserve"> - Proposed Global Navigation Bar</w:t>
      </w:r>
    </w:p>
    <w:commentRangeEnd w:id="253"/>
    <w:p w14:paraId="7F3B5531" w14:textId="02419D1F" w:rsidR="00E330D7" w:rsidRDefault="003F1A95" w:rsidP="009B6BDF">
      <w:pPr>
        <w:pStyle w:val="NormalIndent"/>
      </w:pPr>
      <w:r>
        <w:rPr>
          <w:rStyle w:val="CommentReference"/>
        </w:rPr>
        <w:commentReference w:id="253"/>
      </w:r>
      <w:commentRangeEnd w:id="254"/>
      <w:r w:rsidR="007D610E">
        <w:rPr>
          <w:rStyle w:val="CommentReference"/>
        </w:rPr>
        <w:commentReference w:id="254"/>
      </w:r>
    </w:p>
    <w:p w14:paraId="007DAA94" w14:textId="2DC8F4B0" w:rsidR="0085498E" w:rsidRDefault="00051892" w:rsidP="0085498E">
      <w:pPr>
        <w:pStyle w:val="NormalIndent"/>
      </w:pPr>
      <w:r>
        <w:t xml:space="preserve">The following global navigation links </w:t>
      </w:r>
      <w:r w:rsidR="00E11926">
        <w:t xml:space="preserve">will be present on each page: </w:t>
      </w:r>
    </w:p>
    <w:p w14:paraId="115FCBA6" w14:textId="2AA53DF1" w:rsidR="00E11926" w:rsidRDefault="0056613E" w:rsidP="00E11926">
      <w:pPr>
        <w:pStyle w:val="NormalIndent"/>
        <w:numPr>
          <w:ilvl w:val="0"/>
          <w:numId w:val="38"/>
        </w:numPr>
      </w:pPr>
      <w:r>
        <w:t>Home (</w:t>
      </w:r>
      <w:r w:rsidR="009A5318">
        <w:t>logo) brings the user to the welcome page</w:t>
      </w:r>
    </w:p>
    <w:p w14:paraId="2046009F" w14:textId="5390FFAE" w:rsidR="009A5318" w:rsidRDefault="00907EF5" w:rsidP="00E11926">
      <w:pPr>
        <w:pStyle w:val="NormalIndent"/>
        <w:numPr>
          <w:ilvl w:val="0"/>
          <w:numId w:val="38"/>
        </w:numPr>
      </w:pPr>
      <w:r>
        <w:t>Search brings the user to the Search page</w:t>
      </w:r>
    </w:p>
    <w:p w14:paraId="7CAD9810" w14:textId="0CE1D525" w:rsidR="00907EF5" w:rsidRDefault="00A12B0E" w:rsidP="00E11926">
      <w:pPr>
        <w:pStyle w:val="NormalIndent"/>
        <w:numPr>
          <w:ilvl w:val="0"/>
          <w:numId w:val="38"/>
        </w:numPr>
      </w:pPr>
      <w:r>
        <w:t xml:space="preserve">User Guide opens a new tab </w:t>
      </w:r>
      <w:r w:rsidR="0017693C">
        <w:t>linking to</w:t>
      </w:r>
      <w:r w:rsidR="00F018FE">
        <w:t xml:space="preserve"> the user documentation page on cisac.org</w:t>
      </w:r>
    </w:p>
    <w:p w14:paraId="00BE4491" w14:textId="1E592D8B" w:rsidR="00CB5CAC" w:rsidRDefault="00CB5CAC" w:rsidP="0085498E">
      <w:pPr>
        <w:pStyle w:val="NormalIndent"/>
      </w:pPr>
    </w:p>
    <w:p w14:paraId="41A7E79F" w14:textId="77777777" w:rsidR="00AC191E" w:rsidRDefault="00AC191E" w:rsidP="00AC191E">
      <w:pPr>
        <w:pStyle w:val="NormalIndent"/>
      </w:pPr>
    </w:p>
    <w:p w14:paraId="616D9C58" w14:textId="1E0B34A9" w:rsidR="00AC191E" w:rsidRDefault="00AC191E" w:rsidP="00AC191E">
      <w:pPr>
        <w:pStyle w:val="Heading3"/>
      </w:pPr>
      <w:bookmarkStart w:id="256" w:name="_Toc32324120"/>
      <w:r>
        <w:t>In Page Navigation</w:t>
      </w:r>
      <w:bookmarkEnd w:id="256"/>
      <w:r>
        <w:t xml:space="preserve"> </w:t>
      </w:r>
    </w:p>
    <w:p w14:paraId="5E34F02F" w14:textId="1C315448" w:rsidR="00CB5CAC" w:rsidRDefault="00B80874" w:rsidP="00AC191E">
      <w:pPr>
        <w:pStyle w:val="NormalIndent"/>
      </w:pPr>
      <w:r>
        <w:t xml:space="preserve">Each page will use </w:t>
      </w:r>
      <w:r w:rsidR="00A60B82">
        <w:t>one or more of the following “in</w:t>
      </w:r>
      <w:r w:rsidR="0072132F">
        <w:t>-</w:t>
      </w:r>
      <w:r w:rsidR="00A60B82">
        <w:t>page” navigation elements:</w:t>
      </w:r>
    </w:p>
    <w:p w14:paraId="6C7248F5" w14:textId="7765D9E2" w:rsidR="00A60B82" w:rsidRDefault="00A60B82" w:rsidP="00AC191E">
      <w:pPr>
        <w:pStyle w:val="NormalIndent"/>
      </w:pPr>
    </w:p>
    <w:p w14:paraId="1964AF1C" w14:textId="77777777" w:rsidR="00A60B82" w:rsidRDefault="00A60B82" w:rsidP="00A60B82">
      <w:pPr>
        <w:pStyle w:val="NormalIndent"/>
        <w:numPr>
          <w:ilvl w:val="0"/>
          <w:numId w:val="38"/>
        </w:numPr>
      </w:pPr>
      <w:r>
        <w:t xml:space="preserve">Tabs </w:t>
      </w:r>
      <w:r w:rsidR="00273519">
        <w:t xml:space="preserve">for switching between different view options (such as in the search </w:t>
      </w:r>
      <w:r w:rsidR="00B35872">
        <w:t>page</w:t>
      </w:r>
      <w:r w:rsidR="006335F4">
        <w:t>)</w:t>
      </w:r>
    </w:p>
    <w:p w14:paraId="4316BD1C" w14:textId="77777777" w:rsidR="007B4C1D" w:rsidRDefault="00665E05" w:rsidP="00267F92">
      <w:pPr>
        <w:pStyle w:val="NormalIndent"/>
        <w:keepNext/>
        <w:ind w:left="1080"/>
      </w:pPr>
      <w:commentRangeStart w:id="257"/>
      <w:commentRangeStart w:id="258"/>
      <w:r>
        <w:rPr>
          <w:noProof/>
        </w:rPr>
        <w:drawing>
          <wp:inline distT="0" distB="0" distL="0" distR="0" wp14:anchorId="37E49119" wp14:editId="49EC10FF">
            <wp:extent cx="5715000" cy="1352525"/>
            <wp:effectExtent l="19050" t="19050" r="1905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0" t="10478" r="791" b="50304"/>
                    <a:stretch/>
                  </pic:blipFill>
                  <pic:spPr bwMode="auto">
                    <a:xfrm>
                      <a:off x="0" y="0"/>
                      <a:ext cx="5731169" cy="13563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842FB" w14:textId="4F9FF4C4" w:rsidR="007B4C1D" w:rsidRPr="00267F92" w:rsidRDefault="007B4C1D">
      <w:pPr>
        <w:pStyle w:val="Caption"/>
        <w:rPr>
          <w:i/>
          <w:iCs/>
          <w:sz w:val="18"/>
          <w:szCs w:val="18"/>
        </w:rPr>
      </w:pPr>
      <w:r w:rsidRPr="00267F92">
        <w:rPr>
          <w:i/>
          <w:iCs/>
          <w:sz w:val="18"/>
          <w:szCs w:val="18"/>
        </w:rPr>
        <w:t xml:space="preserve">Figure </w:t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STYLEREF 2 \s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2.5</w:t>
      </w:r>
      <w:r w:rsidR="004A3D0C">
        <w:rPr>
          <w:i/>
          <w:iCs/>
          <w:sz w:val="18"/>
          <w:szCs w:val="18"/>
        </w:rPr>
        <w:fldChar w:fldCharType="end"/>
      </w:r>
      <w:r w:rsidR="004A3D0C">
        <w:rPr>
          <w:i/>
          <w:iCs/>
          <w:sz w:val="18"/>
          <w:szCs w:val="18"/>
        </w:rPr>
        <w:noBreakHyphen/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SEQ Figure \* ARABIC \s 2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2</w:t>
      </w:r>
      <w:r w:rsidR="004A3D0C">
        <w:rPr>
          <w:i/>
          <w:iCs/>
          <w:sz w:val="18"/>
          <w:szCs w:val="18"/>
        </w:rPr>
        <w:fldChar w:fldCharType="end"/>
      </w:r>
      <w:r w:rsidRPr="00267F92">
        <w:rPr>
          <w:i/>
          <w:iCs/>
          <w:sz w:val="18"/>
          <w:szCs w:val="18"/>
        </w:rPr>
        <w:t xml:space="preserve"> - Proposed In Page Navigation Tab</w:t>
      </w:r>
    </w:p>
    <w:commentRangeEnd w:id="257"/>
    <w:p w14:paraId="33E14EF3" w14:textId="0FE79A4A" w:rsidR="000761FB" w:rsidRDefault="00622C64" w:rsidP="001D16FD">
      <w:pPr>
        <w:pStyle w:val="NormalIndent"/>
        <w:ind w:left="1080"/>
      </w:pPr>
      <w:r>
        <w:rPr>
          <w:rStyle w:val="CommentReference"/>
        </w:rPr>
        <w:commentReference w:id="257"/>
      </w:r>
      <w:commentRangeEnd w:id="258"/>
      <w:r w:rsidR="00ED4391">
        <w:rPr>
          <w:rStyle w:val="CommentReference"/>
        </w:rPr>
        <w:commentReference w:id="258"/>
      </w:r>
    </w:p>
    <w:p w14:paraId="2E9A9B6B" w14:textId="77777777" w:rsidR="00D11FBF" w:rsidRDefault="00D11FBF" w:rsidP="001D16FD">
      <w:pPr>
        <w:pStyle w:val="NormalIndent"/>
        <w:ind w:left="1080"/>
      </w:pPr>
    </w:p>
    <w:p w14:paraId="233A7BD5" w14:textId="467DD972" w:rsidR="007B4C1D" w:rsidRDefault="003E030E" w:rsidP="00267F92">
      <w:pPr>
        <w:pStyle w:val="NormalIndent"/>
        <w:keepNext/>
        <w:ind w:left="1080"/>
      </w:pPr>
      <w:commentRangeStart w:id="259"/>
      <w:r>
        <w:rPr>
          <w:noProof/>
        </w:rPr>
        <w:lastRenderedPageBreak/>
        <w:drawing>
          <wp:inline distT="0" distB="0" distL="0" distR="0" wp14:anchorId="58ED8B8D" wp14:editId="71B87AC7">
            <wp:extent cx="5374265" cy="1571625"/>
            <wp:effectExtent l="19050" t="19050" r="171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65" cy="1571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9A73A" w14:textId="650BC6E0" w:rsidR="007B4C1D" w:rsidRPr="00267F92" w:rsidRDefault="007B4C1D">
      <w:pPr>
        <w:pStyle w:val="Caption"/>
        <w:rPr>
          <w:i/>
          <w:iCs/>
          <w:sz w:val="18"/>
          <w:szCs w:val="18"/>
        </w:rPr>
      </w:pPr>
      <w:r w:rsidRPr="00267F92">
        <w:rPr>
          <w:i/>
          <w:iCs/>
          <w:sz w:val="18"/>
          <w:szCs w:val="18"/>
        </w:rPr>
        <w:t xml:space="preserve">Figure </w:t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STYLEREF 2 \s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2.5</w:t>
      </w:r>
      <w:r w:rsidR="004A3D0C">
        <w:rPr>
          <w:i/>
          <w:iCs/>
          <w:sz w:val="18"/>
          <w:szCs w:val="18"/>
        </w:rPr>
        <w:fldChar w:fldCharType="end"/>
      </w:r>
      <w:r w:rsidR="004A3D0C">
        <w:rPr>
          <w:i/>
          <w:iCs/>
          <w:sz w:val="18"/>
          <w:szCs w:val="18"/>
        </w:rPr>
        <w:noBreakHyphen/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SEQ Figure \* ARABIC \s 2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3</w:t>
      </w:r>
      <w:r w:rsidR="004A3D0C">
        <w:rPr>
          <w:i/>
          <w:iCs/>
          <w:sz w:val="18"/>
          <w:szCs w:val="18"/>
        </w:rPr>
        <w:fldChar w:fldCharType="end"/>
      </w:r>
      <w:r w:rsidRPr="00267F92">
        <w:rPr>
          <w:i/>
          <w:iCs/>
          <w:sz w:val="18"/>
          <w:szCs w:val="18"/>
        </w:rPr>
        <w:t xml:space="preserve"> - Proposed In Page Navigation Tab</w:t>
      </w:r>
    </w:p>
    <w:p w14:paraId="0DE20139" w14:textId="1775F4BC" w:rsidR="000761FB" w:rsidRDefault="00276011" w:rsidP="001D16FD">
      <w:pPr>
        <w:pStyle w:val="NormalIndent"/>
        <w:ind w:left="1080"/>
      </w:pPr>
      <w:commentRangeStart w:id="260"/>
      <w:commentRangeEnd w:id="260"/>
      <w:r>
        <w:rPr>
          <w:rStyle w:val="CommentReference"/>
        </w:rPr>
        <w:commentReference w:id="260"/>
      </w:r>
      <w:commentRangeEnd w:id="259"/>
      <w:r w:rsidR="008231CD">
        <w:rPr>
          <w:rStyle w:val="CommentReference"/>
        </w:rPr>
        <w:commentReference w:id="259"/>
      </w:r>
    </w:p>
    <w:p w14:paraId="2D69D420" w14:textId="62382574" w:rsidR="00D11FBF" w:rsidRDefault="00D11FBF" w:rsidP="00267F92">
      <w:pPr>
        <w:pStyle w:val="NormalIndent"/>
        <w:ind w:left="0"/>
      </w:pPr>
    </w:p>
    <w:p w14:paraId="733CA912" w14:textId="2E51278B" w:rsidR="006335F4" w:rsidRDefault="006335F4" w:rsidP="00A60B82">
      <w:pPr>
        <w:pStyle w:val="NormalIndent"/>
        <w:numPr>
          <w:ilvl w:val="0"/>
          <w:numId w:val="38"/>
        </w:numPr>
      </w:pPr>
      <w:r>
        <w:t xml:space="preserve">View more / View less </w:t>
      </w:r>
      <w:r w:rsidR="008359E4">
        <w:t xml:space="preserve">expansion and contraction buttons to </w:t>
      </w:r>
      <w:r w:rsidR="008D4234">
        <w:t>expand and hide additional details</w:t>
      </w:r>
    </w:p>
    <w:p w14:paraId="249C8ADD" w14:textId="41BCCFF7" w:rsidR="005D3C25" w:rsidRDefault="005D3C25">
      <w:pPr>
        <w:pStyle w:val="NormalIndent"/>
        <w:keepNext/>
        <w:ind w:left="1080"/>
      </w:pPr>
    </w:p>
    <w:p w14:paraId="2A3BB7D6" w14:textId="20ACCCD9" w:rsidR="00892825" w:rsidRDefault="00892825" w:rsidP="00267F92">
      <w:pPr>
        <w:pStyle w:val="NormalIndent"/>
        <w:keepNext/>
        <w:ind w:left="1080"/>
      </w:pPr>
      <w:r>
        <w:rPr>
          <w:noProof/>
        </w:rPr>
        <w:drawing>
          <wp:inline distT="0" distB="0" distL="0" distR="0" wp14:anchorId="567A1C8B" wp14:editId="28EF92F4">
            <wp:extent cx="5868811" cy="1180465"/>
            <wp:effectExtent l="19050" t="19050" r="17780" b="19685"/>
            <wp:docPr id="9049756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5"/>
                    <a:stretch/>
                  </pic:blipFill>
                  <pic:spPr bwMode="auto">
                    <a:xfrm>
                      <a:off x="0" y="0"/>
                      <a:ext cx="5889943" cy="1184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6CD1E" w14:textId="32D2E8C4" w:rsidR="00D11FBF" w:rsidRPr="00267F92" w:rsidRDefault="005D3C25" w:rsidP="00267F92">
      <w:pPr>
        <w:pStyle w:val="Caption"/>
        <w:rPr>
          <w:i/>
          <w:iCs/>
          <w:sz w:val="18"/>
          <w:szCs w:val="18"/>
        </w:rPr>
      </w:pPr>
      <w:r w:rsidRPr="00267F92">
        <w:rPr>
          <w:i/>
          <w:iCs/>
          <w:sz w:val="18"/>
          <w:szCs w:val="18"/>
        </w:rPr>
        <w:t xml:space="preserve">Figure </w:t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STYLEREF 2 \s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2.5</w:t>
      </w:r>
      <w:r w:rsidR="004A3D0C">
        <w:rPr>
          <w:i/>
          <w:iCs/>
          <w:sz w:val="18"/>
          <w:szCs w:val="18"/>
        </w:rPr>
        <w:fldChar w:fldCharType="end"/>
      </w:r>
      <w:r w:rsidR="004A3D0C">
        <w:rPr>
          <w:i/>
          <w:iCs/>
          <w:sz w:val="18"/>
          <w:szCs w:val="18"/>
        </w:rPr>
        <w:noBreakHyphen/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SEQ Figure \* ARABIC \s 2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4</w:t>
      </w:r>
      <w:r w:rsidR="004A3D0C">
        <w:rPr>
          <w:i/>
          <w:iCs/>
          <w:sz w:val="18"/>
          <w:szCs w:val="18"/>
        </w:rPr>
        <w:fldChar w:fldCharType="end"/>
      </w:r>
      <w:r w:rsidRPr="00267F92">
        <w:rPr>
          <w:i/>
          <w:iCs/>
          <w:sz w:val="18"/>
          <w:szCs w:val="18"/>
        </w:rPr>
        <w:t xml:space="preserve"> - </w:t>
      </w:r>
      <w:commentRangeStart w:id="261"/>
      <w:commentRangeStart w:id="262"/>
      <w:r w:rsidRPr="00267F92">
        <w:rPr>
          <w:i/>
          <w:iCs/>
          <w:sz w:val="18"/>
          <w:szCs w:val="18"/>
        </w:rPr>
        <w:t>Prop</w:t>
      </w:r>
      <w:r w:rsidR="003B05B9" w:rsidRPr="00267F92">
        <w:rPr>
          <w:i/>
          <w:iCs/>
          <w:sz w:val="18"/>
          <w:szCs w:val="18"/>
        </w:rPr>
        <w:t>o</w:t>
      </w:r>
      <w:r w:rsidRPr="00267F92">
        <w:rPr>
          <w:i/>
          <w:iCs/>
          <w:sz w:val="18"/>
          <w:szCs w:val="18"/>
        </w:rPr>
        <w:t>sed Expansion and Contraction</w:t>
      </w:r>
      <w:commentRangeEnd w:id="261"/>
      <w:r w:rsidR="00D40C74">
        <w:rPr>
          <w:rStyle w:val="CommentReference"/>
          <w:rFonts w:ascii="Palatino Linotype" w:eastAsia="Calibri" w:hAnsi="Palatino Linotype"/>
          <w:b w:val="0"/>
          <w:bCs w:val="0"/>
        </w:rPr>
        <w:commentReference w:id="261"/>
      </w:r>
      <w:commentRangeEnd w:id="262"/>
      <w:r w:rsidR="001471F3">
        <w:rPr>
          <w:rStyle w:val="CommentReference"/>
          <w:rFonts w:ascii="Palatino Linotype" w:eastAsia="Calibri" w:hAnsi="Palatino Linotype"/>
          <w:b w:val="0"/>
          <w:bCs w:val="0"/>
        </w:rPr>
        <w:commentReference w:id="262"/>
      </w:r>
    </w:p>
    <w:p w14:paraId="1CAA7CB0" w14:textId="77777777" w:rsidR="003E7DA4" w:rsidRDefault="003E7DA4" w:rsidP="00D11FBF">
      <w:pPr>
        <w:pStyle w:val="NormalIndent"/>
        <w:ind w:left="1080"/>
      </w:pPr>
    </w:p>
    <w:p w14:paraId="27BD7336" w14:textId="47733DF0" w:rsidR="001D16FD" w:rsidRDefault="001D16FD" w:rsidP="00A60B82">
      <w:pPr>
        <w:pStyle w:val="NormalIndent"/>
        <w:numPr>
          <w:ilvl w:val="0"/>
          <w:numId w:val="38"/>
        </w:numPr>
      </w:pPr>
      <w:commentRangeStart w:id="264"/>
      <w:commentRangeStart w:id="265"/>
      <w:r>
        <w:t xml:space="preserve">Action buttons </w:t>
      </w:r>
      <w:commentRangeEnd w:id="264"/>
      <w:r w:rsidR="00B411CB">
        <w:rPr>
          <w:rStyle w:val="CommentReference"/>
        </w:rPr>
        <w:commentReference w:id="264"/>
      </w:r>
      <w:commentRangeEnd w:id="265"/>
      <w:r w:rsidR="005D3C25">
        <w:rPr>
          <w:rStyle w:val="CommentReference"/>
        </w:rPr>
        <w:commentReference w:id="265"/>
      </w:r>
      <w:r>
        <w:t>for carrying out key actions</w:t>
      </w:r>
    </w:p>
    <w:p w14:paraId="76491ABB" w14:textId="77777777" w:rsidR="005D3C25" w:rsidRDefault="00940420" w:rsidP="00267F92">
      <w:pPr>
        <w:pStyle w:val="NormalIndent"/>
        <w:keepNext/>
        <w:ind w:left="1080"/>
      </w:pPr>
      <w:r>
        <w:rPr>
          <w:noProof/>
        </w:rPr>
        <w:drawing>
          <wp:inline distT="0" distB="0" distL="0" distR="0" wp14:anchorId="09091E68" wp14:editId="688AF5AD">
            <wp:extent cx="5948312" cy="1164991"/>
            <wp:effectExtent l="19050" t="19050" r="1460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12" cy="11649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CE55D" w14:textId="6038688A" w:rsidR="00AC191E" w:rsidRPr="00267F92" w:rsidRDefault="005D3C25" w:rsidP="00267F92">
      <w:pPr>
        <w:pStyle w:val="Caption"/>
        <w:rPr>
          <w:i/>
          <w:iCs/>
          <w:sz w:val="18"/>
          <w:szCs w:val="18"/>
        </w:rPr>
      </w:pPr>
      <w:r w:rsidRPr="00267F92">
        <w:rPr>
          <w:i/>
          <w:iCs/>
          <w:sz w:val="18"/>
          <w:szCs w:val="18"/>
        </w:rPr>
        <w:t xml:space="preserve">Figure </w:t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STYLEREF 2 \s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2.5</w:t>
      </w:r>
      <w:r w:rsidR="004A3D0C">
        <w:rPr>
          <w:i/>
          <w:iCs/>
          <w:sz w:val="18"/>
          <w:szCs w:val="18"/>
        </w:rPr>
        <w:fldChar w:fldCharType="end"/>
      </w:r>
      <w:r w:rsidR="004A3D0C">
        <w:rPr>
          <w:i/>
          <w:iCs/>
          <w:sz w:val="18"/>
          <w:szCs w:val="18"/>
        </w:rPr>
        <w:noBreakHyphen/>
      </w:r>
      <w:r w:rsidR="004A3D0C">
        <w:rPr>
          <w:i/>
          <w:iCs/>
          <w:sz w:val="18"/>
          <w:szCs w:val="18"/>
        </w:rPr>
        <w:fldChar w:fldCharType="begin"/>
      </w:r>
      <w:r w:rsidR="004A3D0C">
        <w:rPr>
          <w:i/>
          <w:iCs/>
          <w:sz w:val="18"/>
          <w:szCs w:val="18"/>
        </w:rPr>
        <w:instrText xml:space="preserve"> SEQ Figure \* ARABIC \s 2 </w:instrText>
      </w:r>
      <w:r w:rsidR="004A3D0C">
        <w:rPr>
          <w:i/>
          <w:iCs/>
          <w:sz w:val="18"/>
          <w:szCs w:val="18"/>
        </w:rPr>
        <w:fldChar w:fldCharType="separate"/>
      </w:r>
      <w:r w:rsidR="004A3D0C">
        <w:rPr>
          <w:i/>
          <w:iCs/>
          <w:noProof/>
          <w:sz w:val="18"/>
          <w:szCs w:val="18"/>
        </w:rPr>
        <w:t>5</w:t>
      </w:r>
      <w:r w:rsidR="004A3D0C">
        <w:rPr>
          <w:i/>
          <w:iCs/>
          <w:sz w:val="18"/>
          <w:szCs w:val="18"/>
        </w:rPr>
        <w:fldChar w:fldCharType="end"/>
      </w:r>
      <w:r w:rsidRPr="00267F92">
        <w:rPr>
          <w:i/>
          <w:iCs/>
          <w:sz w:val="18"/>
          <w:szCs w:val="18"/>
        </w:rPr>
        <w:t xml:space="preserve"> - Proposed Action Buttons</w:t>
      </w:r>
    </w:p>
    <w:p w14:paraId="20385284" w14:textId="20DA05AC" w:rsidR="009C1A46" w:rsidRDefault="009C1A46" w:rsidP="00AC191E">
      <w:pPr>
        <w:pStyle w:val="NormalIndent"/>
      </w:pPr>
    </w:p>
    <w:p w14:paraId="671865A2" w14:textId="19FC50BB" w:rsidR="00464CB2" w:rsidRDefault="00464CB2" w:rsidP="00267F92">
      <w:pPr>
        <w:pStyle w:val="NormalIndent"/>
        <w:ind w:left="1080"/>
      </w:pPr>
      <w:r>
        <w:t xml:space="preserve">Note: The default button </w:t>
      </w:r>
      <w:r w:rsidR="00611C55">
        <w:t xml:space="preserve">on key pages will be set so that pressing Enter in most desktop browsers when on a form field will trigger the button action as well. E.G. In the above </w:t>
      </w:r>
      <w:r w:rsidR="001E4792">
        <w:t>example pressing enter after typing in the creator surname will trigger the submit button</w:t>
      </w:r>
      <w:r w:rsidR="005D3C25">
        <w:t xml:space="preserve">. </w:t>
      </w:r>
    </w:p>
    <w:p w14:paraId="3C7224BD" w14:textId="77777777" w:rsidR="009C1A46" w:rsidRDefault="009C1A46" w:rsidP="00AC191E">
      <w:pPr>
        <w:pStyle w:val="NormalIndent"/>
      </w:pPr>
    </w:p>
    <w:p w14:paraId="70059AFF" w14:textId="0944BBEB" w:rsidR="0085498E" w:rsidRDefault="0085498E" w:rsidP="0085498E">
      <w:pPr>
        <w:pStyle w:val="Heading2"/>
      </w:pPr>
      <w:bookmarkStart w:id="266" w:name="_Toc32324121"/>
      <w:r>
        <w:t>Browser Version</w:t>
      </w:r>
      <w:r w:rsidR="00D87EBE">
        <w:t>s</w:t>
      </w:r>
      <w:bookmarkEnd w:id="266"/>
    </w:p>
    <w:p w14:paraId="2218216D" w14:textId="6119996F" w:rsidR="0085498E" w:rsidRDefault="0085498E" w:rsidP="0085498E">
      <w:pPr>
        <w:pStyle w:val="NormalIndent"/>
      </w:pPr>
      <w:r>
        <w:t>T</w:t>
      </w:r>
      <w:r w:rsidR="00A56B44">
        <w:t xml:space="preserve">he site will be tested using the following </w:t>
      </w:r>
      <w:r w:rsidR="00E152CE">
        <w:t>browser versions:</w:t>
      </w:r>
    </w:p>
    <w:tbl>
      <w:tblPr>
        <w:tblW w:w="8985" w:type="dxa"/>
        <w:tblInd w:w="800" w:type="dxa"/>
        <w:tblBorders>
          <w:top w:val="single" w:sz="12" w:space="0" w:color="999999"/>
          <w:bottom w:val="single" w:sz="12" w:space="0" w:color="999999"/>
          <w:insideH w:val="single" w:sz="12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8985"/>
      </w:tblGrid>
      <w:tr w:rsidR="00737AE4" w14:paraId="5C31B37B" w14:textId="77777777" w:rsidTr="00E152CE">
        <w:tc>
          <w:tcPr>
            <w:tcW w:w="8985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shd w:val="clear" w:color="auto" w:fill="E6E6E6"/>
            <w:hideMark/>
          </w:tcPr>
          <w:p w14:paraId="7A0991F7" w14:textId="77777777" w:rsidR="00737AE4" w:rsidRDefault="00737AE4">
            <w:pPr>
              <w:pStyle w:val="TableHead"/>
              <w:rPr>
                <w:lang w:val="en-IE" w:eastAsia="en-IE"/>
              </w:rPr>
            </w:pPr>
            <w:r>
              <w:rPr>
                <w:lang w:val="en-IE" w:eastAsia="en-IE"/>
              </w:rPr>
              <w:lastRenderedPageBreak/>
              <w:t>OS / Browser / Versions</w:t>
            </w:r>
          </w:p>
        </w:tc>
      </w:tr>
      <w:tr w:rsidR="00737AE4" w14:paraId="3B26DBAE" w14:textId="77777777" w:rsidTr="00E152CE">
        <w:tc>
          <w:tcPr>
            <w:tcW w:w="8985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hideMark/>
          </w:tcPr>
          <w:p w14:paraId="79BF4E2C" w14:textId="77777777" w:rsidR="00737AE4" w:rsidRDefault="00737AE4">
            <w:pPr>
              <w:pStyle w:val="TableText"/>
              <w:rPr>
                <w:lang w:val="en-IE" w:eastAsia="en-IE"/>
              </w:rPr>
            </w:pPr>
            <w:r>
              <w:rPr>
                <w:lang w:val="en-IE" w:eastAsia="en-IE"/>
              </w:rPr>
              <w:t>Windows 10 / Microsoft IE / 11</w:t>
            </w:r>
          </w:p>
        </w:tc>
      </w:tr>
      <w:tr w:rsidR="00737AE4" w14:paraId="451ED591" w14:textId="77777777" w:rsidTr="00E152CE">
        <w:tc>
          <w:tcPr>
            <w:tcW w:w="8985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hideMark/>
          </w:tcPr>
          <w:p w14:paraId="5CC6790D" w14:textId="6A828603" w:rsidR="00737AE4" w:rsidRDefault="00737AE4">
            <w:pPr>
              <w:pStyle w:val="TableText"/>
              <w:rPr>
                <w:lang w:val="en-IE" w:eastAsia="en-IE"/>
              </w:rPr>
            </w:pPr>
            <w:r>
              <w:rPr>
                <w:lang w:val="en-IE" w:eastAsia="en-IE"/>
              </w:rPr>
              <w:t>Windows 10 / Google Chrome / (Latest version at time of specification</w:t>
            </w:r>
            <w:r w:rsidR="00DF7A40">
              <w:rPr>
                <w:lang w:val="en-IE" w:eastAsia="en-IE"/>
              </w:rPr>
              <w:t xml:space="preserve"> </w:t>
            </w:r>
            <w:r w:rsidR="00DF7A40" w:rsidRPr="00DF7A40">
              <w:rPr>
                <w:lang w:val="en-IE" w:eastAsia="en-IE"/>
              </w:rPr>
              <w:t>75.0.3770.142</w:t>
            </w:r>
            <w:r>
              <w:rPr>
                <w:lang w:val="en-IE" w:eastAsia="en-IE"/>
              </w:rPr>
              <w:t>)</w:t>
            </w:r>
          </w:p>
        </w:tc>
      </w:tr>
      <w:tr w:rsidR="00737AE4" w14:paraId="0DC247BF" w14:textId="77777777" w:rsidTr="00E152CE">
        <w:tc>
          <w:tcPr>
            <w:tcW w:w="8985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hideMark/>
          </w:tcPr>
          <w:p w14:paraId="4AF40074" w14:textId="29B537A5" w:rsidR="00737AE4" w:rsidRDefault="00737AE4">
            <w:pPr>
              <w:pStyle w:val="TableText"/>
              <w:rPr>
                <w:lang w:val="en-IE" w:eastAsia="en-IE"/>
              </w:rPr>
            </w:pPr>
            <w:r>
              <w:rPr>
                <w:lang w:val="en-IE" w:eastAsia="en-IE"/>
              </w:rPr>
              <w:t xml:space="preserve">Windows 10 / Firefox / (Latest version at time of specification </w:t>
            </w:r>
            <w:r w:rsidR="004A27BF">
              <w:rPr>
                <w:lang w:val="en-IE" w:eastAsia="en-IE"/>
              </w:rPr>
              <w:t>68.0.1</w:t>
            </w:r>
            <w:r>
              <w:rPr>
                <w:lang w:val="en-IE" w:eastAsia="en-IE"/>
              </w:rPr>
              <w:t xml:space="preserve">) </w:t>
            </w:r>
          </w:p>
        </w:tc>
      </w:tr>
      <w:tr w:rsidR="00737AE4" w14:paraId="5211E4C8" w14:textId="77777777" w:rsidTr="00E152CE">
        <w:tc>
          <w:tcPr>
            <w:tcW w:w="8985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hideMark/>
          </w:tcPr>
          <w:p w14:paraId="7147298C" w14:textId="5390A2E5" w:rsidR="00737AE4" w:rsidRDefault="00737AE4">
            <w:pPr>
              <w:pStyle w:val="TableText"/>
              <w:rPr>
                <w:lang w:val="en-IE" w:eastAsia="en-IE"/>
              </w:rPr>
            </w:pPr>
            <w:r>
              <w:rPr>
                <w:lang w:val="en-IE" w:eastAsia="en-IE"/>
              </w:rPr>
              <w:t>iPhone 6 &amp; 7 / Safari / Latest version at time of specification iOS 1</w:t>
            </w:r>
            <w:r w:rsidR="000B2931">
              <w:rPr>
                <w:lang w:val="en-IE" w:eastAsia="en-IE"/>
              </w:rPr>
              <w:t>2.4</w:t>
            </w:r>
            <w:r>
              <w:rPr>
                <w:lang w:val="en-IE" w:eastAsia="en-IE"/>
              </w:rPr>
              <w:t>)</w:t>
            </w:r>
          </w:p>
        </w:tc>
      </w:tr>
      <w:tr w:rsidR="00737AE4" w14:paraId="1793184B" w14:textId="77777777" w:rsidTr="00E152CE">
        <w:tc>
          <w:tcPr>
            <w:tcW w:w="8985" w:type="dxa"/>
            <w:tcBorders>
              <w:top w:val="single" w:sz="12" w:space="0" w:color="999999"/>
              <w:left w:val="nil"/>
              <w:bottom w:val="single" w:sz="12" w:space="0" w:color="999999"/>
              <w:right w:val="nil"/>
            </w:tcBorders>
            <w:hideMark/>
          </w:tcPr>
          <w:p w14:paraId="1382AF7D" w14:textId="67D1ED52" w:rsidR="00737AE4" w:rsidRDefault="00737AE4">
            <w:pPr>
              <w:pStyle w:val="TableText"/>
              <w:rPr>
                <w:lang w:val="en-IE" w:eastAsia="en-IE"/>
              </w:rPr>
            </w:pPr>
            <w:r>
              <w:rPr>
                <w:lang w:val="en-IE" w:eastAsia="en-IE"/>
              </w:rPr>
              <w:t>iPad / Safari / (Latest version at time of specification iOS 1</w:t>
            </w:r>
            <w:r w:rsidR="008D3D5A">
              <w:rPr>
                <w:lang w:val="en-IE" w:eastAsia="en-IE"/>
              </w:rPr>
              <w:t>2.4</w:t>
            </w:r>
            <w:r>
              <w:rPr>
                <w:lang w:val="en-IE" w:eastAsia="en-IE"/>
              </w:rPr>
              <w:t>)</w:t>
            </w:r>
          </w:p>
        </w:tc>
      </w:tr>
    </w:tbl>
    <w:p w14:paraId="222EED51" w14:textId="7D5302C8" w:rsidR="00D87EBE" w:rsidRPr="00737AE4" w:rsidRDefault="00D87EBE" w:rsidP="0085498E">
      <w:pPr>
        <w:pStyle w:val="NormalIndent"/>
        <w:rPr>
          <w:lang w:val="en-IE"/>
        </w:rPr>
      </w:pPr>
    </w:p>
    <w:p w14:paraId="04B9B0D9" w14:textId="77777777" w:rsidR="00D87EBE" w:rsidRDefault="00D87EBE" w:rsidP="00D87EBE">
      <w:pPr>
        <w:pStyle w:val="NormalIndent"/>
      </w:pPr>
    </w:p>
    <w:p w14:paraId="62C21606" w14:textId="1141FE2B" w:rsidR="00D87EBE" w:rsidRDefault="00D87EBE" w:rsidP="00D87EBE">
      <w:pPr>
        <w:pStyle w:val="Heading2"/>
      </w:pPr>
      <w:bookmarkStart w:id="267" w:name="_Toc32324122"/>
      <w:r>
        <w:t>Responsive Design</w:t>
      </w:r>
      <w:bookmarkEnd w:id="267"/>
      <w:r>
        <w:t xml:space="preserve"> </w:t>
      </w:r>
    </w:p>
    <w:p w14:paraId="4B9B408A" w14:textId="386320E9" w:rsidR="00B9518F" w:rsidRDefault="000D750D" w:rsidP="00B9518F">
      <w:pPr>
        <w:pStyle w:val="NormalIndent"/>
      </w:pPr>
      <w:r>
        <w:t xml:space="preserve">The portal will </w:t>
      </w:r>
      <w:r w:rsidR="00B9518F">
        <w:t>implement a responsive</w:t>
      </w:r>
      <w:r w:rsidR="00616499">
        <w:t xml:space="preserve"> design in line with the </w:t>
      </w:r>
      <w:r w:rsidR="003F5938">
        <w:t>design composites shown in the Visual Design section of th</w:t>
      </w:r>
      <w:r w:rsidR="00C01978">
        <w:t>is specification</w:t>
      </w:r>
      <w:r w:rsidR="00B9518F">
        <w:t>.  The</w:t>
      </w:r>
      <w:r w:rsidR="00C01978">
        <w:t xml:space="preserve"> portal</w:t>
      </w:r>
      <w:r w:rsidR="00B9518F">
        <w:t xml:space="preserve"> will be tested using the following screen resolutions: </w:t>
      </w:r>
    </w:p>
    <w:p w14:paraId="1E07D503" w14:textId="6F51BF65" w:rsidR="00B9518F" w:rsidRDefault="00B9518F" w:rsidP="00C01978">
      <w:pPr>
        <w:pStyle w:val="NormalIndent"/>
        <w:numPr>
          <w:ilvl w:val="0"/>
          <w:numId w:val="32"/>
        </w:numPr>
      </w:pPr>
      <w:r>
        <w:t>Desktop</w:t>
      </w:r>
      <w:r w:rsidR="00C01978">
        <w:t xml:space="preserve"> </w:t>
      </w:r>
      <w:r>
        <w:t xml:space="preserve">1600x992px </w:t>
      </w:r>
    </w:p>
    <w:p w14:paraId="2D8396A1" w14:textId="2E2870B1" w:rsidR="00B9518F" w:rsidRDefault="00B9518F" w:rsidP="00C01978">
      <w:pPr>
        <w:pStyle w:val="NormalIndent"/>
        <w:numPr>
          <w:ilvl w:val="0"/>
          <w:numId w:val="32"/>
        </w:numPr>
      </w:pPr>
      <w:r>
        <w:t>Laptop</w:t>
      </w:r>
      <w:r w:rsidR="00C01978">
        <w:t xml:space="preserve"> </w:t>
      </w:r>
      <w:r>
        <w:t xml:space="preserve">1280x802px </w:t>
      </w:r>
    </w:p>
    <w:p w14:paraId="2C365D5B" w14:textId="6077F876" w:rsidR="00B9518F" w:rsidRDefault="00B9518F" w:rsidP="00C01978">
      <w:pPr>
        <w:pStyle w:val="NormalIndent"/>
        <w:numPr>
          <w:ilvl w:val="0"/>
          <w:numId w:val="32"/>
        </w:numPr>
      </w:pPr>
      <w:r>
        <w:t>Tablet</w:t>
      </w:r>
      <w:r w:rsidR="00C01978">
        <w:t xml:space="preserve"> </w:t>
      </w:r>
      <w:r>
        <w:t xml:space="preserve">768x1024px </w:t>
      </w:r>
    </w:p>
    <w:p w14:paraId="3CA82EBF" w14:textId="7583AF9D" w:rsidR="00B9518F" w:rsidRDefault="00B9518F" w:rsidP="00C01978">
      <w:pPr>
        <w:pStyle w:val="NormalIndent"/>
        <w:numPr>
          <w:ilvl w:val="0"/>
          <w:numId w:val="32"/>
        </w:numPr>
      </w:pPr>
      <w:r>
        <w:t>Mobile</w:t>
      </w:r>
      <w:r w:rsidR="00C01978">
        <w:t xml:space="preserve"> </w:t>
      </w:r>
      <w:r>
        <w:t xml:space="preserve">320x480px     </w:t>
      </w:r>
    </w:p>
    <w:p w14:paraId="749EA1FF" w14:textId="77777777" w:rsidR="00D87EBE" w:rsidRDefault="00D87EBE" w:rsidP="0085498E">
      <w:pPr>
        <w:pStyle w:val="NormalIndent"/>
      </w:pPr>
    </w:p>
    <w:p w14:paraId="10D38481" w14:textId="6242942E" w:rsidR="00D87EBE" w:rsidRDefault="00D87EBE" w:rsidP="00D87EBE">
      <w:pPr>
        <w:pStyle w:val="Heading2"/>
      </w:pPr>
      <w:bookmarkStart w:id="268" w:name="_Toc32324123"/>
      <w:r>
        <w:t>Language</w:t>
      </w:r>
      <w:r w:rsidR="00420E78">
        <w:t xml:space="preserve"> Support</w:t>
      </w:r>
      <w:bookmarkEnd w:id="268"/>
    </w:p>
    <w:p w14:paraId="1D8F14FE" w14:textId="3BBABB44" w:rsidR="00D87EBE" w:rsidRDefault="0065327C" w:rsidP="00D87EBE">
      <w:pPr>
        <w:pStyle w:val="NormalIndent"/>
      </w:pPr>
      <w:r w:rsidRPr="0065327C">
        <w:t>All labels and error messages will be held in a central resource file</w:t>
      </w:r>
      <w:r w:rsidR="0009616C">
        <w:t xml:space="preserve"> such that additional languages can be added in the future</w:t>
      </w:r>
      <w:r w:rsidRPr="0065327C">
        <w:t>.  The pages will be developed and configured in EN</w:t>
      </w:r>
      <w:r w:rsidR="00F351C3">
        <w:t>, FR</w:t>
      </w:r>
      <w:r w:rsidR="00D76087">
        <w:t xml:space="preserve"> and </w:t>
      </w:r>
      <w:r w:rsidR="008D2024">
        <w:t>ES</w:t>
      </w:r>
      <w:r w:rsidR="00EE66D5">
        <w:t xml:space="preserve"> </w:t>
      </w:r>
      <w:r w:rsidRPr="0065327C">
        <w:t>language only</w:t>
      </w:r>
      <w:r w:rsidR="0009616C">
        <w:t>.</w:t>
      </w:r>
    </w:p>
    <w:p w14:paraId="079A4E34" w14:textId="186ACCB6" w:rsidR="00C8513A" w:rsidRDefault="00C8513A" w:rsidP="00D87EBE">
      <w:pPr>
        <w:pStyle w:val="NormalIndent"/>
      </w:pPr>
      <w:r>
        <w:t xml:space="preserve">Open Item: Need to confirm </w:t>
      </w:r>
      <w:r w:rsidR="00A31F48">
        <w:t>where we can get translated content from</w:t>
      </w:r>
      <w:r w:rsidR="000546E7">
        <w:t xml:space="preserve">.  </w:t>
      </w:r>
      <w:r w:rsidR="003E64FC">
        <w:t>Also,</w:t>
      </w:r>
      <w:r w:rsidR="000546E7">
        <w:t xml:space="preserve"> currently the terms and conditions </w:t>
      </w:r>
      <w:r w:rsidR="00F82684">
        <w:t xml:space="preserve">are in English only even though the </w:t>
      </w:r>
      <w:r w:rsidR="00CA513D">
        <w:t xml:space="preserve">rest of the content is multilingual.  Need to confirm </w:t>
      </w:r>
      <w:r w:rsidR="003E64FC">
        <w:t xml:space="preserve">if we can get the terms and conditions translated as well. </w:t>
      </w:r>
    </w:p>
    <w:p w14:paraId="5B97673D" w14:textId="2F3B9F7A" w:rsidR="00E330D7" w:rsidRDefault="00E330D7" w:rsidP="0085498E">
      <w:pPr>
        <w:pStyle w:val="NormalIndent"/>
      </w:pPr>
    </w:p>
    <w:p w14:paraId="296D739B" w14:textId="00F44165" w:rsidR="00DD3BB0" w:rsidRDefault="009F4C5D" w:rsidP="00DD3BB0">
      <w:pPr>
        <w:pStyle w:val="Heading2"/>
      </w:pPr>
      <w:bookmarkStart w:id="269" w:name="_Toc32324124"/>
      <w:r>
        <w:t xml:space="preserve">Authentication &amp; </w:t>
      </w:r>
      <w:r w:rsidR="005A4FAB">
        <w:t xml:space="preserve">User Access </w:t>
      </w:r>
      <w:r>
        <w:t>Roles</w:t>
      </w:r>
      <w:bookmarkEnd w:id="269"/>
    </w:p>
    <w:p w14:paraId="66F8D35A" w14:textId="6A7392F8" w:rsidR="00DD3BB0" w:rsidRDefault="00DA1A76" w:rsidP="00DD3BB0">
      <w:pPr>
        <w:pStyle w:val="NormalIndent"/>
      </w:pPr>
      <w:r>
        <w:t>When the user acce</w:t>
      </w:r>
      <w:r w:rsidR="002C75E4">
        <w:t xml:space="preserve">pts the terms and conditions on the welcome </w:t>
      </w:r>
      <w:r w:rsidR="00092CE1">
        <w:t>page,</w:t>
      </w:r>
      <w:r w:rsidR="002C75E4">
        <w:t xml:space="preserve"> they with be provided access to the rest of the site</w:t>
      </w:r>
      <w:r w:rsidR="00092CE1">
        <w:t xml:space="preserve">.  </w:t>
      </w:r>
      <w:r w:rsidR="009C5A61">
        <w:t xml:space="preserve">No user registration </w:t>
      </w:r>
      <w:r w:rsidR="008B0834">
        <w:t xml:space="preserve">process or </w:t>
      </w:r>
      <w:r w:rsidR="00670BFD">
        <w:t>username</w:t>
      </w:r>
      <w:r w:rsidR="008B0834">
        <w:t xml:space="preserve"> and password is required. </w:t>
      </w:r>
    </w:p>
    <w:p w14:paraId="1D61D1FB" w14:textId="360B8EBA" w:rsidR="00420E78" w:rsidRDefault="00420E78" w:rsidP="0085498E">
      <w:pPr>
        <w:pStyle w:val="NormalIndent"/>
      </w:pPr>
    </w:p>
    <w:p w14:paraId="746F3688" w14:textId="698BEBC0" w:rsidR="0054137B" w:rsidRDefault="0054137B" w:rsidP="0085498E">
      <w:pPr>
        <w:pStyle w:val="NormalIndent"/>
      </w:pPr>
    </w:p>
    <w:p w14:paraId="2B1170AE" w14:textId="5832513B" w:rsidR="0054137B" w:rsidRDefault="0054137B" w:rsidP="0054137B">
      <w:pPr>
        <w:pStyle w:val="Chapterheading"/>
      </w:pPr>
      <w:bookmarkStart w:id="270" w:name="_Toc32324125"/>
      <w:r>
        <w:lastRenderedPageBreak/>
        <w:t>Welcome Page</w:t>
      </w:r>
      <w:bookmarkEnd w:id="270"/>
    </w:p>
    <w:p w14:paraId="22FDF174" w14:textId="426B3244" w:rsidR="001249ED" w:rsidRDefault="0054137B" w:rsidP="00D160CD">
      <w:pPr>
        <w:pStyle w:val="NormalIndent"/>
      </w:pPr>
      <w:r>
        <w:t xml:space="preserve">The Welcome page will </w:t>
      </w:r>
      <w:r w:rsidR="00F81095">
        <w:t xml:space="preserve">allow the user </w:t>
      </w:r>
      <w:r w:rsidR="00D276B5">
        <w:t xml:space="preserve">review the terms and conditions of access and accept these to proceed  </w:t>
      </w:r>
      <w:r w:rsidR="009B0FA5">
        <w:t xml:space="preserve">to select their </w:t>
      </w:r>
      <w:r w:rsidR="00873132">
        <w:t xml:space="preserve">preferred </w:t>
      </w:r>
      <w:r w:rsidR="009B0FA5">
        <w:t>language</w:t>
      </w:r>
      <w:r w:rsidR="0090768E">
        <w:t xml:space="preserve"> </w:t>
      </w:r>
      <w:r w:rsidR="00B317D8">
        <w:t xml:space="preserve">to </w:t>
      </w:r>
      <w:r w:rsidR="0090768E">
        <w:t xml:space="preserve">access the </w:t>
      </w:r>
      <w:r w:rsidR="00431B35">
        <w:t>main site (search page)</w:t>
      </w:r>
      <w:r w:rsidR="00E9192D">
        <w:t xml:space="preserve">.  Please see an </w:t>
      </w:r>
      <w:hyperlink r:id="rId27" w:history="1">
        <w:r w:rsidR="00D160CD">
          <w:rPr>
            <w:rStyle w:val="Hyperlink"/>
          </w:rPr>
          <w:t>interactive composite of this page here</w:t>
        </w:r>
      </w:hyperlink>
      <w:r w:rsidR="00D160CD">
        <w:rPr>
          <w:rStyle w:val="Hyperlink"/>
        </w:rPr>
        <w:t>.</w:t>
      </w:r>
    </w:p>
    <w:p w14:paraId="1D055F8A" w14:textId="5F352B76" w:rsidR="0054137B" w:rsidRDefault="001249ED" w:rsidP="008B7EE3">
      <w:pPr>
        <w:pStyle w:val="Heading2"/>
      </w:pPr>
      <w:bookmarkStart w:id="271" w:name="_Toc32324126"/>
      <w:r>
        <w:t>Terms</w:t>
      </w:r>
      <w:r w:rsidR="008B7EE3">
        <w:t xml:space="preserve"> and Conditions</w:t>
      </w:r>
      <w:bookmarkEnd w:id="271"/>
    </w:p>
    <w:p w14:paraId="7CE074CC" w14:textId="4F2E34E0" w:rsidR="00CF3272" w:rsidRPr="00CF3272" w:rsidRDefault="00E9789A" w:rsidP="00267F92">
      <w:pPr>
        <w:pStyle w:val="NormalIndent"/>
      </w:pPr>
      <w:r>
        <w:t xml:space="preserve">The Welcome page </w:t>
      </w:r>
      <w:r w:rsidR="00923379">
        <w:t>consist on the terms and c</w:t>
      </w:r>
      <w:r w:rsidR="00F06974">
        <w:t>onditions of use of the site</w:t>
      </w:r>
      <w:r w:rsidR="00C87C83">
        <w:t xml:space="preserve"> where</w:t>
      </w:r>
      <w:r w:rsidR="00F06974">
        <w:t xml:space="preserve"> the user </w:t>
      </w:r>
      <w:r w:rsidR="00EB643E">
        <w:t>need</w:t>
      </w:r>
      <w:r w:rsidR="00E21F9C">
        <w:t xml:space="preserve">s to complete a validation and after </w:t>
      </w:r>
      <w:r w:rsidR="005706F3">
        <w:t>the validation is accepted the “I agree” button will be</w:t>
      </w:r>
      <w:r w:rsidR="00B07AAA">
        <w:t>come</w:t>
      </w:r>
      <w:r w:rsidR="005706F3">
        <w:t xml:space="preserve"> enable</w:t>
      </w:r>
      <w:r w:rsidR="004C1412">
        <w:t xml:space="preserve"> to click and proceed </w:t>
      </w:r>
      <w:r w:rsidR="00264241">
        <w:t>to enter the site.</w:t>
      </w:r>
    </w:p>
    <w:p w14:paraId="47DF0A6F" w14:textId="77777777" w:rsidR="00CC5A36" w:rsidRDefault="003C4129">
      <w:pPr>
        <w:pStyle w:val="NormalIndent"/>
        <w:keepNext/>
      </w:pPr>
      <w:r>
        <w:rPr>
          <w:noProof/>
        </w:rPr>
        <w:drawing>
          <wp:inline distT="0" distB="0" distL="0" distR="0" wp14:anchorId="245634A7" wp14:editId="41C0BCE9">
            <wp:extent cx="4641506" cy="4295775"/>
            <wp:effectExtent l="19050" t="19050" r="260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70" cy="43010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B9E6B" w14:textId="57583E47" w:rsidR="00914BC7" w:rsidRDefault="00CC5A36" w:rsidP="00F244AE">
      <w:pPr>
        <w:pStyle w:val="Caption"/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3.1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1</w:t>
      </w:r>
      <w:r w:rsidR="004A3D0C">
        <w:rPr>
          <w:sz w:val="18"/>
          <w:szCs w:val="18"/>
        </w:rPr>
        <w:fldChar w:fldCharType="end"/>
      </w:r>
      <w:r w:rsidR="005921F1">
        <w:rPr>
          <w:sz w:val="18"/>
          <w:szCs w:val="18"/>
        </w:rPr>
        <w:t xml:space="preserve"> </w:t>
      </w:r>
      <w:r w:rsidR="00F244AE" w:rsidRPr="00446955">
        <w:rPr>
          <w:sz w:val="18"/>
          <w:szCs w:val="18"/>
        </w:rPr>
        <w:t>Proposed Welcome page</w:t>
      </w:r>
    </w:p>
    <w:p w14:paraId="0E20707E" w14:textId="77777777" w:rsidR="0059560E" w:rsidRDefault="7FDBE3A0" w:rsidP="00267F92">
      <w:pPr>
        <w:pStyle w:val="NormalIndent"/>
        <w:keepNext/>
      </w:pPr>
      <w:r>
        <w:rPr>
          <w:noProof/>
        </w:rPr>
        <w:lastRenderedPageBreak/>
        <w:drawing>
          <wp:inline distT="0" distB="0" distL="0" distR="0" wp14:anchorId="0281BE03" wp14:editId="799C06A9">
            <wp:extent cx="4900612" cy="1511807"/>
            <wp:effectExtent l="19050" t="19050" r="14605" b="12700"/>
            <wp:docPr id="5535743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69"/>
                    <a:stretch>
                      <a:fillRect/>
                    </a:stretch>
                  </pic:blipFill>
                  <pic:spPr>
                    <a:xfrm>
                      <a:off x="0" y="0"/>
                      <a:ext cx="4900612" cy="15118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938047" w14:textId="20D17B84" w:rsidR="002A11F8" w:rsidRPr="00F244AE" w:rsidRDefault="0059560E" w:rsidP="002A11F8">
      <w:pPr>
        <w:pStyle w:val="Caption"/>
        <w:rPr>
          <w:sz w:val="18"/>
          <w:szCs w:val="18"/>
        </w:rPr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3.1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2</w:t>
      </w:r>
      <w:r w:rsidR="004A3D0C">
        <w:rPr>
          <w:sz w:val="18"/>
          <w:szCs w:val="18"/>
        </w:rPr>
        <w:fldChar w:fldCharType="end"/>
      </w:r>
      <w:r w:rsidR="002A11F8" w:rsidRPr="00267F92">
        <w:rPr>
          <w:sz w:val="18"/>
          <w:szCs w:val="18"/>
        </w:rPr>
        <w:t xml:space="preserve"> </w:t>
      </w:r>
      <w:r w:rsidR="002A11F8" w:rsidRPr="00F244AE">
        <w:rPr>
          <w:sz w:val="18"/>
          <w:szCs w:val="18"/>
        </w:rPr>
        <w:t>Proposed Welcome page, validation accepted</w:t>
      </w:r>
      <w:r w:rsidR="00472E20">
        <w:rPr>
          <w:sz w:val="18"/>
          <w:szCs w:val="18"/>
        </w:rPr>
        <w:t xml:space="preserve"> (Captcha)</w:t>
      </w:r>
    </w:p>
    <w:p w14:paraId="0D884D6B" w14:textId="49ACF983" w:rsidR="0059560E" w:rsidRDefault="0059560E">
      <w:pPr>
        <w:pStyle w:val="Caption"/>
      </w:pPr>
    </w:p>
    <w:p w14:paraId="5A70EAA0" w14:textId="0359E073" w:rsidR="00F35244" w:rsidRDefault="00F35244">
      <w:pPr>
        <w:pStyle w:val="NormalIndent"/>
      </w:pPr>
    </w:p>
    <w:p w14:paraId="507A097F" w14:textId="245232A2" w:rsidR="000F19A3" w:rsidRDefault="000F19A3" w:rsidP="00CC5A36">
      <w:pPr>
        <w:pStyle w:val="Heading2"/>
      </w:pPr>
      <w:bookmarkStart w:id="272" w:name="_Toc32324127"/>
      <w:r>
        <w:t xml:space="preserve">Language </w:t>
      </w:r>
      <w:r w:rsidR="00CC5A36">
        <w:t>Selection</w:t>
      </w:r>
      <w:bookmarkEnd w:id="272"/>
    </w:p>
    <w:p w14:paraId="443FB5FA" w14:textId="2ED896BC" w:rsidR="00ED5A5A" w:rsidRPr="00ED5A5A" w:rsidRDefault="002F0F55">
      <w:pPr>
        <w:pStyle w:val="NormalIndent"/>
      </w:pPr>
      <w:r>
        <w:t>The Language selection screen appears</w:t>
      </w:r>
      <w:r w:rsidR="00B31D9A">
        <w:t xml:space="preserve"> right after the user </w:t>
      </w:r>
      <w:r w:rsidR="008423F0">
        <w:t>accepts the Ter</w:t>
      </w:r>
      <w:r w:rsidR="002362DB">
        <w:t xml:space="preserve">ms and Conditions by pressing the “I agree” button. Here the user can </w:t>
      </w:r>
      <w:r w:rsidR="00E6498C">
        <w:t>t</w:t>
      </w:r>
      <w:r w:rsidR="00BC5770">
        <w:t>he</w:t>
      </w:r>
      <w:r w:rsidR="001E0766">
        <w:t xml:space="preserve"> preferred language</w:t>
      </w:r>
      <w:r w:rsidR="00770234">
        <w:t xml:space="preserve"> to continue to the main site</w:t>
      </w:r>
      <w:r w:rsidR="00051E02">
        <w:t>.</w:t>
      </w:r>
    </w:p>
    <w:p w14:paraId="09D105E1" w14:textId="04CFA784" w:rsidR="00472E20" w:rsidRPr="00267F92" w:rsidRDefault="47092518" w:rsidP="00267F92">
      <w:pPr>
        <w:pStyle w:val="NormalIndent"/>
        <w:keepNext/>
        <w:jc w:val="center"/>
      </w:pPr>
      <w:r>
        <w:rPr>
          <w:noProof/>
        </w:rPr>
        <w:drawing>
          <wp:inline distT="0" distB="0" distL="0" distR="0" wp14:anchorId="3D307B52" wp14:editId="601DFDBC">
            <wp:extent cx="5943600" cy="3295650"/>
            <wp:effectExtent l="19050" t="19050" r="19050" b="19050"/>
            <wp:docPr id="20671728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D5D515" w:rsidRPr="00267F92">
        <w:rPr>
          <w:rStyle w:val="BodyTextChar"/>
          <w:rFonts w:ascii="Arial" w:hAnsi="Arial" w:cs="Arial"/>
          <w:sz w:val="18"/>
          <w:szCs w:val="18"/>
        </w:rPr>
        <w:t xml:space="preserve">Figure </w:t>
      </w:r>
      <w:r w:rsidR="004A3D0C">
        <w:rPr>
          <w:rStyle w:val="BodyTextChar"/>
          <w:rFonts w:ascii="Arial" w:hAnsi="Arial" w:cs="Arial"/>
          <w:b/>
          <w:bCs/>
          <w:sz w:val="18"/>
          <w:szCs w:val="18"/>
        </w:rPr>
        <w:fldChar w:fldCharType="begin"/>
      </w:r>
      <w:r w:rsidR="004A3D0C">
        <w:rPr>
          <w:rStyle w:val="BodyTextChar"/>
          <w:rFonts w:ascii="Arial" w:hAnsi="Arial" w:cs="Arial"/>
          <w:b/>
          <w:bCs/>
          <w:sz w:val="18"/>
          <w:szCs w:val="18"/>
        </w:rPr>
        <w:instrText xml:space="preserve"> STYLEREF 2 \s </w:instrText>
      </w:r>
      <w:r w:rsidR="004A3D0C">
        <w:rPr>
          <w:rStyle w:val="BodyTextChar"/>
          <w:rFonts w:ascii="Arial" w:hAnsi="Arial" w:cs="Arial"/>
          <w:b/>
          <w:bCs/>
          <w:sz w:val="18"/>
          <w:szCs w:val="18"/>
        </w:rPr>
        <w:fldChar w:fldCharType="separate"/>
      </w:r>
      <w:r w:rsidR="433F5327">
        <w:rPr>
          <w:rStyle w:val="BodyTextChar"/>
          <w:rFonts w:ascii="Arial" w:hAnsi="Arial" w:cs="Arial"/>
          <w:b/>
          <w:bCs/>
          <w:noProof/>
          <w:sz w:val="18"/>
          <w:szCs w:val="18"/>
        </w:rPr>
        <w:t>3.2</w:t>
      </w:r>
      <w:r w:rsidR="004A3D0C">
        <w:rPr>
          <w:rStyle w:val="BodyTextChar"/>
          <w:rFonts w:ascii="Arial" w:hAnsi="Arial" w:cs="Arial"/>
          <w:b/>
          <w:bCs/>
          <w:sz w:val="18"/>
          <w:szCs w:val="18"/>
        </w:rPr>
        <w:fldChar w:fldCharType="end"/>
      </w:r>
      <w:r w:rsidR="004A3D0C">
        <w:rPr>
          <w:rStyle w:val="BodyTextChar"/>
          <w:rFonts w:ascii="Arial" w:hAnsi="Arial" w:cs="Arial"/>
          <w:b/>
          <w:bCs/>
          <w:sz w:val="18"/>
          <w:szCs w:val="18"/>
        </w:rPr>
        <w:noBreakHyphen/>
      </w:r>
      <w:r w:rsidR="004A3D0C">
        <w:rPr>
          <w:rStyle w:val="BodyTextChar"/>
          <w:rFonts w:ascii="Arial" w:hAnsi="Arial" w:cs="Arial"/>
          <w:b/>
          <w:bCs/>
          <w:sz w:val="18"/>
          <w:szCs w:val="18"/>
        </w:rPr>
        <w:fldChar w:fldCharType="begin"/>
      </w:r>
      <w:r w:rsidR="004A3D0C">
        <w:rPr>
          <w:rStyle w:val="BodyTextChar"/>
          <w:rFonts w:ascii="Arial" w:hAnsi="Arial" w:cs="Arial"/>
          <w:b/>
          <w:bCs/>
          <w:sz w:val="18"/>
          <w:szCs w:val="18"/>
        </w:rPr>
        <w:instrText xml:space="preserve"> SEQ Figure \* ARABIC \s 2 </w:instrText>
      </w:r>
      <w:r w:rsidR="004A3D0C">
        <w:rPr>
          <w:rStyle w:val="BodyTextChar"/>
          <w:rFonts w:ascii="Arial" w:hAnsi="Arial" w:cs="Arial"/>
          <w:b/>
          <w:bCs/>
          <w:sz w:val="18"/>
          <w:szCs w:val="18"/>
        </w:rPr>
        <w:fldChar w:fldCharType="separate"/>
      </w:r>
      <w:r w:rsidR="433F5327">
        <w:rPr>
          <w:rStyle w:val="BodyTextChar"/>
          <w:rFonts w:ascii="Arial" w:hAnsi="Arial" w:cs="Arial"/>
          <w:b/>
          <w:bCs/>
          <w:noProof/>
          <w:sz w:val="18"/>
          <w:szCs w:val="18"/>
        </w:rPr>
        <w:t>1</w:t>
      </w:r>
      <w:r w:rsidR="004A3D0C">
        <w:rPr>
          <w:rStyle w:val="BodyTextChar"/>
          <w:rFonts w:ascii="Arial" w:hAnsi="Arial" w:cs="Arial"/>
          <w:b/>
          <w:bCs/>
          <w:sz w:val="18"/>
          <w:szCs w:val="18"/>
        </w:rPr>
        <w:fldChar w:fldCharType="end"/>
      </w:r>
      <w:r w:rsidR="4AD5D515" w:rsidRPr="00267F92">
        <w:rPr>
          <w:rStyle w:val="BodyTextChar"/>
          <w:rFonts w:ascii="Arial" w:hAnsi="Arial" w:cs="Arial"/>
          <w:sz w:val="18"/>
          <w:szCs w:val="18"/>
        </w:rPr>
        <w:t xml:space="preserve"> Proposed Welcome Page, preferred language </w:t>
      </w:r>
      <w:r w:rsidR="2DEF08EC" w:rsidRPr="002A5297">
        <w:rPr>
          <w:rStyle w:val="BodyTextChar"/>
          <w:rFonts w:ascii="Arial" w:hAnsi="Arial" w:cs="Arial"/>
          <w:b/>
          <w:bCs/>
          <w:sz w:val="18"/>
          <w:szCs w:val="18"/>
        </w:rPr>
        <w:t>se</w:t>
      </w:r>
      <w:r w:rsidR="4F6BA08A" w:rsidRPr="002A5297">
        <w:rPr>
          <w:rStyle w:val="BodyTextChar"/>
          <w:rFonts w:ascii="Arial" w:hAnsi="Arial" w:cs="Arial"/>
          <w:b/>
          <w:bCs/>
          <w:sz w:val="18"/>
          <w:szCs w:val="18"/>
        </w:rPr>
        <w:t>lection.</w:t>
      </w:r>
    </w:p>
    <w:p w14:paraId="3961A016" w14:textId="193014EB" w:rsidR="0069405F" w:rsidRDefault="005D722F" w:rsidP="00267F92">
      <w:pPr>
        <w:pStyle w:val="NormalIndent"/>
        <w:ind w:left="0"/>
        <w:jc w:val="center"/>
      </w:pPr>
      <w:commentRangeStart w:id="273"/>
      <w:commentRangeStart w:id="274"/>
      <w:commentRangeEnd w:id="273"/>
      <w:r>
        <w:rPr>
          <w:rStyle w:val="CommentReference"/>
        </w:rPr>
        <w:commentReference w:id="273"/>
      </w:r>
      <w:commentRangeEnd w:id="274"/>
      <w:r w:rsidR="006268AD">
        <w:rPr>
          <w:rStyle w:val="CommentReference"/>
        </w:rPr>
        <w:commentReference w:id="274"/>
      </w:r>
    </w:p>
    <w:p w14:paraId="1D5A7354" w14:textId="577AFC44" w:rsidR="0061798B" w:rsidRDefault="00F41403" w:rsidP="0061798B">
      <w:pPr>
        <w:pStyle w:val="Chapterheading"/>
      </w:pPr>
      <w:bookmarkStart w:id="275" w:name="_Toc32324128"/>
      <w:r>
        <w:lastRenderedPageBreak/>
        <w:t>Search Page</w:t>
      </w:r>
      <w:bookmarkEnd w:id="275"/>
    </w:p>
    <w:p w14:paraId="67337A45" w14:textId="138C7FE6" w:rsidR="003E234D" w:rsidRDefault="00CC21DE" w:rsidP="00E32FAB">
      <w:pPr>
        <w:pStyle w:val="NormalIndent"/>
      </w:pPr>
      <w:r>
        <w:t>T</w:t>
      </w:r>
      <w:r w:rsidR="008E59C2">
        <w:t xml:space="preserve">he </w:t>
      </w:r>
      <w:r w:rsidR="00685F82">
        <w:t xml:space="preserve">existing </w:t>
      </w:r>
      <w:r w:rsidR="006D72B1">
        <w:t xml:space="preserve">Agency Portal </w:t>
      </w:r>
      <w:r w:rsidR="008E59C2">
        <w:t xml:space="preserve">Search page will </w:t>
      </w:r>
      <w:r w:rsidR="006D72B1">
        <w:t xml:space="preserve">be re-used to form the </w:t>
      </w:r>
      <w:r w:rsidR="007B2313">
        <w:t xml:space="preserve">Search Page for the public portal.  </w:t>
      </w:r>
      <w:r w:rsidR="00887C9B">
        <w:t xml:space="preserve">General search behavior will be </w:t>
      </w:r>
      <w:r w:rsidR="00D536E9">
        <w:t xml:space="preserve">as per the Agency Portal.   The following sections describe the specific changes </w:t>
      </w:r>
      <w:r w:rsidR="000928BC">
        <w:t xml:space="preserve">required </w:t>
      </w:r>
      <w:r w:rsidR="00174F43">
        <w:t xml:space="preserve">to the Agency Portal Search page to form the </w:t>
      </w:r>
      <w:r w:rsidR="002307F2">
        <w:t xml:space="preserve">Public Portal Search page. </w:t>
      </w:r>
    </w:p>
    <w:p w14:paraId="36AF4BC5" w14:textId="77777777" w:rsidR="00236448" w:rsidRDefault="00236448" w:rsidP="00E02604">
      <w:pPr>
        <w:pStyle w:val="NormalIndent"/>
      </w:pPr>
    </w:p>
    <w:p w14:paraId="790BF3ED" w14:textId="6632CB6F" w:rsidR="005877B7" w:rsidRDefault="2743EC17" w:rsidP="005877B7">
      <w:pPr>
        <w:pStyle w:val="Heading2"/>
      </w:pPr>
      <w:r w:rsidRPr="2743EC17">
        <w:t xml:space="preserve"> </w:t>
      </w:r>
      <w:bookmarkStart w:id="276" w:name="_Toc32324129"/>
      <w:r w:rsidR="00A44063">
        <w:t>“</w:t>
      </w:r>
      <w:r w:rsidR="00E81D83">
        <w:t xml:space="preserve">Search </w:t>
      </w:r>
      <w:r w:rsidR="00A44063">
        <w:t>by” section</w:t>
      </w:r>
      <w:bookmarkEnd w:id="276"/>
      <w:r w:rsidR="00A44063">
        <w:t xml:space="preserve"> </w:t>
      </w:r>
    </w:p>
    <w:p w14:paraId="6B9D5166" w14:textId="77777777" w:rsidR="00D91047" w:rsidRDefault="00313F5D" w:rsidP="008E17D6">
      <w:pPr>
        <w:pStyle w:val="NormalIndent"/>
      </w:pPr>
      <w:r>
        <w:t>T</w:t>
      </w:r>
      <w:r w:rsidR="008E17D6">
        <w:t xml:space="preserve">he three existing Agency Portal search page options will be retained as follows: </w:t>
      </w:r>
    </w:p>
    <w:p w14:paraId="27E87060" w14:textId="2AA23616" w:rsidR="001C2E97" w:rsidRDefault="00D91047" w:rsidP="00D91047">
      <w:pPr>
        <w:pStyle w:val="NormalIndent"/>
        <w:numPr>
          <w:ilvl w:val="0"/>
          <w:numId w:val="35"/>
        </w:numPr>
      </w:pPr>
      <w:r>
        <w:t xml:space="preserve">by </w:t>
      </w:r>
      <w:r w:rsidR="001C2E97">
        <w:t>ISWC</w:t>
      </w:r>
    </w:p>
    <w:p w14:paraId="78EB8BCD" w14:textId="40E7251B" w:rsidR="001C2E97" w:rsidRDefault="00D91047" w:rsidP="001C2E97">
      <w:pPr>
        <w:pStyle w:val="NormalIndent"/>
        <w:numPr>
          <w:ilvl w:val="0"/>
          <w:numId w:val="35"/>
        </w:numPr>
      </w:pPr>
      <w:r>
        <w:t xml:space="preserve">by </w:t>
      </w:r>
      <w:commentRangeStart w:id="277"/>
      <w:commentRangeStart w:id="278"/>
      <w:r w:rsidR="006F6633">
        <w:t xml:space="preserve">Agency </w:t>
      </w:r>
      <w:r w:rsidR="001C2E97">
        <w:t>Work</w:t>
      </w:r>
      <w:r w:rsidR="006F6633">
        <w:t xml:space="preserve"> Code</w:t>
      </w:r>
      <w:commentRangeEnd w:id="277"/>
      <w:r w:rsidR="00DB79AA">
        <w:rPr>
          <w:rStyle w:val="CommentReference"/>
        </w:rPr>
        <w:commentReference w:id="277"/>
      </w:r>
      <w:commentRangeEnd w:id="278"/>
      <w:r w:rsidR="002D6E23">
        <w:rPr>
          <w:rStyle w:val="CommentReference"/>
        </w:rPr>
        <w:commentReference w:id="278"/>
      </w:r>
    </w:p>
    <w:p w14:paraId="26A33482" w14:textId="49E27F3C" w:rsidR="00920F9C" w:rsidRDefault="00D91047" w:rsidP="001C2E97">
      <w:pPr>
        <w:pStyle w:val="NormalIndent"/>
        <w:numPr>
          <w:ilvl w:val="0"/>
          <w:numId w:val="35"/>
        </w:numPr>
      </w:pPr>
      <w:r>
        <w:t xml:space="preserve">by </w:t>
      </w:r>
      <w:r w:rsidR="00920F9C">
        <w:t>Title</w:t>
      </w:r>
    </w:p>
    <w:p w14:paraId="108890A4" w14:textId="77777777" w:rsidR="00920F9C" w:rsidRDefault="00920F9C" w:rsidP="00920F9C">
      <w:pPr>
        <w:pStyle w:val="NormalIndent"/>
        <w:ind w:left="1440"/>
      </w:pPr>
    </w:p>
    <w:p w14:paraId="4B400022" w14:textId="4B0C6AF2" w:rsidR="00EC74F7" w:rsidRDefault="1B7B83B4" w:rsidP="00F250BC">
      <w:pPr>
        <w:pStyle w:val="Heading3"/>
      </w:pPr>
      <w:bookmarkStart w:id="279" w:name="_Toc32324130"/>
      <w:commentRangeStart w:id="280"/>
      <w:commentRangeStart w:id="281"/>
      <w:r>
        <w:t>Search by ISWC</w:t>
      </w:r>
      <w:commentRangeEnd w:id="280"/>
      <w:r w:rsidR="00A44063">
        <w:rPr>
          <w:rStyle w:val="CommentReference"/>
        </w:rPr>
        <w:commentReference w:id="280"/>
      </w:r>
      <w:bookmarkEnd w:id="279"/>
      <w:commentRangeEnd w:id="281"/>
      <w:r w:rsidR="003A3BAA">
        <w:rPr>
          <w:rStyle w:val="CommentReference"/>
          <w:rFonts w:ascii="Palatino Linotype" w:hAnsi="Palatino Linotype"/>
        </w:rPr>
        <w:commentReference w:id="281"/>
      </w:r>
    </w:p>
    <w:p w14:paraId="60429DF5" w14:textId="77777777" w:rsidR="0059560E" w:rsidRDefault="00E6559B">
      <w:pPr>
        <w:pStyle w:val="NormalIndent"/>
        <w:keepNext/>
      </w:pPr>
      <w:r>
        <w:rPr>
          <w:noProof/>
        </w:rPr>
        <w:drawing>
          <wp:inline distT="0" distB="0" distL="0" distR="0" wp14:anchorId="1C05E03D" wp14:editId="0A832F3A">
            <wp:extent cx="5943600" cy="1402080"/>
            <wp:effectExtent l="19050" t="19050" r="1905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DA116F" w14:textId="37070953" w:rsidR="00DA6D93" w:rsidRPr="00267F92" w:rsidRDefault="0059560E" w:rsidP="00DA6D93">
      <w:pPr>
        <w:pStyle w:val="Caption"/>
        <w:rPr>
          <w:sz w:val="18"/>
          <w:szCs w:val="18"/>
        </w:rPr>
      </w:pPr>
      <w:r w:rsidRPr="0080146D">
        <w:t xml:space="preserve">Figure </w:t>
      </w:r>
      <w:r>
        <w:fldChar w:fldCharType="begin"/>
      </w:r>
      <w:r>
        <w:instrText>STYLEREF 2 \s</w:instrText>
      </w:r>
      <w:r>
        <w:fldChar w:fldCharType="separate"/>
      </w:r>
      <w:r w:rsidR="004A3D0C">
        <w:rPr>
          <w:noProof/>
        </w:rPr>
        <w:t>4.1</w:t>
      </w:r>
      <w:r>
        <w:fldChar w:fldCharType="end"/>
      </w:r>
      <w:r w:rsidR="004A3D0C">
        <w:noBreakHyphen/>
      </w:r>
      <w:r>
        <w:fldChar w:fldCharType="begin"/>
      </w:r>
      <w:r>
        <w:instrText>SEQ Figure \* ARABIC \s 2</w:instrText>
      </w:r>
      <w:r>
        <w:fldChar w:fldCharType="separate"/>
      </w:r>
      <w:r w:rsidR="004A3D0C">
        <w:rPr>
          <w:noProof/>
        </w:rPr>
        <w:t>1</w:t>
      </w:r>
      <w:r>
        <w:fldChar w:fldCharType="end"/>
      </w:r>
      <w:r w:rsidR="00DA6D93" w:rsidRPr="00267F92">
        <w:rPr>
          <w:sz w:val="18"/>
          <w:szCs w:val="18"/>
        </w:rPr>
        <w:t xml:space="preserve"> Existing Agency Portal </w:t>
      </w:r>
      <w:r w:rsidR="00DA6D93" w:rsidRPr="00267F92">
        <w:rPr>
          <w:noProof/>
          <w:sz w:val="18"/>
          <w:szCs w:val="18"/>
        </w:rPr>
        <w:t>“by ISWC" option</w:t>
      </w:r>
    </w:p>
    <w:p w14:paraId="269FFB71" w14:textId="5BDBA378" w:rsidR="00626799" w:rsidRDefault="00626799" w:rsidP="00267F92">
      <w:pPr>
        <w:pStyle w:val="Caption"/>
      </w:pPr>
    </w:p>
    <w:p w14:paraId="401803EE" w14:textId="77777777" w:rsidR="00626799" w:rsidRDefault="00626799" w:rsidP="00E6559B">
      <w:pPr>
        <w:pStyle w:val="NormalIndent"/>
      </w:pPr>
    </w:p>
    <w:p w14:paraId="52548540" w14:textId="42A49C96" w:rsidR="00B83824" w:rsidRDefault="00F1344F" w:rsidP="00E6559B">
      <w:pPr>
        <w:pStyle w:val="NormalIndent"/>
      </w:pPr>
      <w:r>
        <w:t>Will be implemented as per Agency Portal</w:t>
      </w:r>
    </w:p>
    <w:p w14:paraId="43759974" w14:textId="318DED6B" w:rsidR="007B2786" w:rsidRDefault="007B2786" w:rsidP="007B2786">
      <w:pPr>
        <w:pStyle w:val="NormalIndent"/>
        <w:ind w:left="0"/>
      </w:pPr>
    </w:p>
    <w:p w14:paraId="449FA019" w14:textId="571ACE00" w:rsidR="007D6582" w:rsidRDefault="007D6582" w:rsidP="007D6582">
      <w:pPr>
        <w:pStyle w:val="Heading3"/>
      </w:pPr>
      <w:bookmarkStart w:id="282" w:name="_Toc32324131"/>
      <w:r>
        <w:lastRenderedPageBreak/>
        <w:t xml:space="preserve">Search by </w:t>
      </w:r>
      <w:r w:rsidR="00695F44">
        <w:t xml:space="preserve">Agency </w:t>
      </w:r>
      <w:r>
        <w:t xml:space="preserve">Work </w:t>
      </w:r>
      <w:r w:rsidR="00695F44">
        <w:t>Code</w:t>
      </w:r>
      <w:bookmarkEnd w:id="282"/>
    </w:p>
    <w:p w14:paraId="6ADAA640" w14:textId="77777777" w:rsidR="00626799" w:rsidRDefault="00C35DF6" w:rsidP="00626799">
      <w:pPr>
        <w:pStyle w:val="NormalIndent"/>
        <w:keepNext/>
      </w:pPr>
      <w:r>
        <w:rPr>
          <w:noProof/>
        </w:rPr>
        <w:drawing>
          <wp:inline distT="0" distB="0" distL="0" distR="0" wp14:anchorId="6723A34B" wp14:editId="4DD80DE7">
            <wp:extent cx="5374265" cy="1571625"/>
            <wp:effectExtent l="19050" t="19050" r="1714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119" cy="15797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ED3B96" w14:textId="0C05A729" w:rsidR="00D369ED" w:rsidRPr="00267F92" w:rsidRDefault="00626799" w:rsidP="00626799">
      <w:pPr>
        <w:pStyle w:val="Caption"/>
        <w:rPr>
          <w:sz w:val="18"/>
          <w:szCs w:val="18"/>
        </w:rPr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4.1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2</w:t>
      </w:r>
      <w:r w:rsidR="004A3D0C">
        <w:rPr>
          <w:sz w:val="18"/>
          <w:szCs w:val="18"/>
        </w:rPr>
        <w:fldChar w:fldCharType="end"/>
      </w:r>
      <w:r w:rsidRPr="00267F92">
        <w:rPr>
          <w:sz w:val="18"/>
          <w:szCs w:val="18"/>
        </w:rPr>
        <w:t xml:space="preserve"> - Existing Agency Portal "by Agency Work Code" option</w:t>
      </w:r>
    </w:p>
    <w:p w14:paraId="2B18EB12" w14:textId="77777777" w:rsidR="00626799" w:rsidRDefault="00626799" w:rsidP="00C35DF6">
      <w:pPr>
        <w:pStyle w:val="NormalIndent"/>
      </w:pPr>
      <w:bookmarkStart w:id="283" w:name="_Hlk29386291"/>
    </w:p>
    <w:p w14:paraId="1CD2509E" w14:textId="40C23893" w:rsidR="00D369ED" w:rsidRDefault="00C35DF6" w:rsidP="00C35DF6">
      <w:pPr>
        <w:pStyle w:val="NormalIndent"/>
      </w:pPr>
      <w:commentRangeStart w:id="284"/>
      <w:commentRangeStart w:id="285"/>
      <w:r>
        <w:t>Will be implemented as per Agency Portal</w:t>
      </w:r>
      <w:commentRangeEnd w:id="284"/>
      <w:r w:rsidR="00E07721">
        <w:rPr>
          <w:rStyle w:val="CommentReference"/>
        </w:rPr>
        <w:commentReference w:id="284"/>
      </w:r>
      <w:commentRangeEnd w:id="285"/>
      <w:r w:rsidR="00EF6265">
        <w:rPr>
          <w:rStyle w:val="CommentReference"/>
        </w:rPr>
        <w:commentReference w:id="285"/>
      </w:r>
      <w:r w:rsidR="0017246C">
        <w:t xml:space="preserve">.  Note: The Database field </w:t>
      </w:r>
      <w:r w:rsidR="00347670">
        <w:t xml:space="preserve">as on the Agency Portal won’t be requested here.   </w:t>
      </w:r>
      <w:commentRangeStart w:id="287"/>
      <w:commentRangeStart w:id="288"/>
      <w:r w:rsidR="00347670">
        <w:t>All databases will be assumed</w:t>
      </w:r>
      <w:commentRangeEnd w:id="287"/>
      <w:r w:rsidR="007853BE">
        <w:rPr>
          <w:rStyle w:val="CommentReference"/>
        </w:rPr>
        <w:commentReference w:id="287"/>
      </w:r>
      <w:commentRangeEnd w:id="288"/>
      <w:r w:rsidR="00487E66">
        <w:rPr>
          <w:rStyle w:val="CommentReference"/>
        </w:rPr>
        <w:commentReference w:id="288"/>
      </w:r>
      <w:r w:rsidR="00347670">
        <w:t xml:space="preserve">. </w:t>
      </w:r>
    </w:p>
    <w:p w14:paraId="7BD9FF64" w14:textId="77777777" w:rsidR="00C35DF6" w:rsidRDefault="00C35DF6" w:rsidP="00C35DF6">
      <w:pPr>
        <w:pStyle w:val="NormalIndent"/>
      </w:pPr>
    </w:p>
    <w:bookmarkEnd w:id="283"/>
    <w:p w14:paraId="0033934F" w14:textId="77777777" w:rsidR="007D6582" w:rsidRDefault="007D6582" w:rsidP="007D6582">
      <w:pPr>
        <w:pStyle w:val="NormalIndent"/>
      </w:pPr>
    </w:p>
    <w:p w14:paraId="5FAEF8F1" w14:textId="283BCDB5" w:rsidR="000B441D" w:rsidRDefault="007D6582" w:rsidP="00A10B1B">
      <w:pPr>
        <w:pStyle w:val="Heading3"/>
      </w:pPr>
      <w:bookmarkStart w:id="289" w:name="_Toc32324132"/>
      <w:r>
        <w:t>Search by Title</w:t>
      </w:r>
      <w:bookmarkEnd w:id="289"/>
    </w:p>
    <w:p w14:paraId="383608AF" w14:textId="55E5A6EF" w:rsidR="00626799" w:rsidRDefault="00421FD8" w:rsidP="00267F92">
      <w:pPr>
        <w:pStyle w:val="NormalIndent"/>
      </w:pPr>
      <w:r w:rsidRPr="00421FD8">
        <w:rPr>
          <w:noProof/>
        </w:rPr>
        <w:drawing>
          <wp:inline distT="0" distB="0" distL="0" distR="0" wp14:anchorId="347F5540" wp14:editId="2E5BF099">
            <wp:extent cx="4552950" cy="2829140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950" r="7652"/>
                    <a:stretch/>
                  </pic:blipFill>
                  <pic:spPr bwMode="auto">
                    <a:xfrm>
                      <a:off x="0" y="0"/>
                      <a:ext cx="4570417" cy="28399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A9AF7" w14:textId="743FE881" w:rsidR="001A7974" w:rsidRPr="00267F92" w:rsidRDefault="00626799" w:rsidP="00626799">
      <w:pPr>
        <w:pStyle w:val="Caption"/>
        <w:rPr>
          <w:sz w:val="18"/>
          <w:szCs w:val="18"/>
        </w:rPr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4.1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3</w:t>
      </w:r>
      <w:r w:rsidR="004A3D0C">
        <w:rPr>
          <w:sz w:val="18"/>
          <w:szCs w:val="18"/>
        </w:rPr>
        <w:fldChar w:fldCharType="end"/>
      </w:r>
      <w:r w:rsidRPr="00267F92">
        <w:rPr>
          <w:sz w:val="18"/>
          <w:szCs w:val="18"/>
        </w:rPr>
        <w:t xml:space="preserve"> - </w:t>
      </w:r>
      <w:commentRangeStart w:id="290"/>
      <w:commentRangeStart w:id="291"/>
      <w:r w:rsidRPr="00267F92">
        <w:rPr>
          <w:sz w:val="18"/>
          <w:szCs w:val="18"/>
        </w:rPr>
        <w:t>Existing Agency Portal "by Title" option</w:t>
      </w:r>
      <w:commentRangeEnd w:id="290"/>
      <w:r w:rsidR="00F17351">
        <w:rPr>
          <w:rStyle w:val="CommentReference"/>
          <w:rFonts w:ascii="Palatino Linotype" w:eastAsia="Calibri" w:hAnsi="Palatino Linotype"/>
          <w:b w:val="0"/>
          <w:bCs w:val="0"/>
        </w:rPr>
        <w:commentReference w:id="290"/>
      </w:r>
      <w:commentRangeEnd w:id="291"/>
      <w:r w:rsidR="00A55EAD">
        <w:rPr>
          <w:rStyle w:val="CommentReference"/>
          <w:rFonts w:ascii="Palatino Linotype" w:eastAsia="Calibri" w:hAnsi="Palatino Linotype"/>
          <w:b w:val="0"/>
          <w:bCs w:val="0"/>
        </w:rPr>
        <w:commentReference w:id="291"/>
      </w:r>
    </w:p>
    <w:p w14:paraId="234D1483" w14:textId="0F6F3452" w:rsidR="0024337B" w:rsidRDefault="0024337B" w:rsidP="007D6582">
      <w:pPr>
        <w:pStyle w:val="NormalIndent"/>
      </w:pPr>
    </w:p>
    <w:p w14:paraId="1256FF60" w14:textId="6E1C384D" w:rsidR="0024337B" w:rsidRDefault="0024337B" w:rsidP="0024337B">
      <w:pPr>
        <w:pStyle w:val="NormalIndent"/>
      </w:pPr>
      <w:r>
        <w:t>Will be implemented as per Agency Portal with the following specific changes:</w:t>
      </w:r>
    </w:p>
    <w:p w14:paraId="2E8FB72E" w14:textId="77777777" w:rsidR="0024337B" w:rsidRDefault="0024337B" w:rsidP="0024337B">
      <w:pPr>
        <w:pStyle w:val="NormalIndent"/>
      </w:pPr>
    </w:p>
    <w:p w14:paraId="3836F4E6" w14:textId="6D0114DE" w:rsidR="0024337B" w:rsidRDefault="00944EC4" w:rsidP="00054CC4">
      <w:pPr>
        <w:pStyle w:val="NormalIndent"/>
        <w:numPr>
          <w:ilvl w:val="0"/>
          <w:numId w:val="32"/>
        </w:numPr>
      </w:pPr>
      <w:r>
        <w:t xml:space="preserve">Creator IP Base Number(s) </w:t>
      </w:r>
      <w:r w:rsidR="00651D03">
        <w:t>search box will be removed</w:t>
      </w:r>
    </w:p>
    <w:p w14:paraId="5D8A7DE9" w14:textId="4428823C" w:rsidR="00651D03" w:rsidRDefault="00651D03" w:rsidP="00054CC4">
      <w:pPr>
        <w:pStyle w:val="NormalIndent"/>
        <w:numPr>
          <w:ilvl w:val="0"/>
          <w:numId w:val="32"/>
        </w:numPr>
      </w:pPr>
      <w:r>
        <w:t xml:space="preserve">Reference to </w:t>
      </w:r>
      <w:r w:rsidR="00422A67">
        <w:t xml:space="preserve">IP Base Numbers will be removed from </w:t>
      </w:r>
      <w:r w:rsidR="00626799">
        <w:t>prompt text</w:t>
      </w:r>
    </w:p>
    <w:p w14:paraId="7F77CBC5" w14:textId="7C7D4D80" w:rsidR="00E40D1C" w:rsidRDefault="00E40D1C" w:rsidP="00DA10F2">
      <w:pPr>
        <w:pStyle w:val="NormalIndent"/>
        <w:ind w:left="0"/>
      </w:pPr>
    </w:p>
    <w:p w14:paraId="7BA9FECB" w14:textId="77777777" w:rsidR="00E77352" w:rsidRDefault="00E40D1C">
      <w:pPr>
        <w:pStyle w:val="NormalIndent"/>
        <w:keepNext/>
      </w:pPr>
      <w:commentRangeStart w:id="292"/>
      <w:r>
        <w:rPr>
          <w:noProof/>
        </w:rPr>
        <w:lastRenderedPageBreak/>
        <w:drawing>
          <wp:inline distT="0" distB="0" distL="0" distR="0" wp14:anchorId="4672CEB4" wp14:editId="4AF62609">
            <wp:extent cx="4767512" cy="2962897"/>
            <wp:effectExtent l="19050" t="19050" r="1460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12" cy="29628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1A806" w14:textId="441B84B9" w:rsidR="003A4B6E" w:rsidRDefault="00E77352" w:rsidP="00267F92">
      <w:pPr>
        <w:pStyle w:val="Caption"/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4.1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4</w:t>
      </w:r>
      <w:r w:rsidR="004A3D0C">
        <w:rPr>
          <w:sz w:val="18"/>
          <w:szCs w:val="18"/>
        </w:rPr>
        <w:fldChar w:fldCharType="end"/>
      </w:r>
      <w:r w:rsidR="00162AA5" w:rsidRPr="00267F92">
        <w:rPr>
          <w:sz w:val="18"/>
          <w:szCs w:val="18"/>
        </w:rPr>
        <w:t xml:space="preserve"> -Proposed Search by Title Option</w:t>
      </w:r>
      <w:commentRangeEnd w:id="292"/>
      <w:r w:rsidR="00010B9C">
        <w:rPr>
          <w:rStyle w:val="CommentReference"/>
        </w:rPr>
        <w:commentReference w:id="292"/>
      </w:r>
    </w:p>
    <w:p w14:paraId="430FE66F" w14:textId="77777777" w:rsidR="00626799" w:rsidRPr="00267F92" w:rsidRDefault="00626799" w:rsidP="00626799">
      <w:pPr>
        <w:pStyle w:val="NormalIndent"/>
        <w:rPr>
          <w:lang w:val="en-IE"/>
        </w:rPr>
      </w:pPr>
    </w:p>
    <w:p w14:paraId="3A42EF69" w14:textId="7E3D7E82" w:rsidR="00925E27" w:rsidRDefault="00AC5E4B" w:rsidP="00925E27">
      <w:pPr>
        <w:pStyle w:val="NormalIndent"/>
      </w:pPr>
      <w:r>
        <w:t xml:space="preserve">Note: The search </w:t>
      </w:r>
      <w:r w:rsidR="000902C2">
        <w:t xml:space="preserve">logic and rules configured will be the same as that used for the Agency Portal. </w:t>
      </w:r>
    </w:p>
    <w:p w14:paraId="5BEB41F6" w14:textId="77777777" w:rsidR="0079648C" w:rsidRDefault="0079648C" w:rsidP="0079648C">
      <w:pPr>
        <w:spacing w:before="0" w:after="160" w:line="259" w:lineRule="auto"/>
      </w:pPr>
    </w:p>
    <w:p w14:paraId="736C20D7" w14:textId="77777777" w:rsidR="000E6FD2" w:rsidRDefault="000E6FD2" w:rsidP="000E6FD2">
      <w:pPr>
        <w:pStyle w:val="NormalIndent"/>
      </w:pPr>
    </w:p>
    <w:p w14:paraId="04020462" w14:textId="76D01458" w:rsidR="000E6FD2" w:rsidRDefault="000E6FD2" w:rsidP="00267F92">
      <w:pPr>
        <w:pStyle w:val="Heading3"/>
      </w:pPr>
      <w:bookmarkStart w:id="293" w:name="_Toc32324133"/>
      <w:commentRangeStart w:id="294"/>
      <w:r>
        <w:t>Search by Creator</w:t>
      </w:r>
      <w:commentRangeEnd w:id="294"/>
      <w:r>
        <w:rPr>
          <w:rStyle w:val="CommentReference"/>
          <w:rFonts w:ascii="Palatino Linotype" w:hAnsi="Palatino Linotype"/>
        </w:rPr>
        <w:commentReference w:id="294"/>
      </w:r>
      <w:bookmarkEnd w:id="293"/>
    </w:p>
    <w:p w14:paraId="314EC9A0" w14:textId="77777777" w:rsidR="004A3D0C" w:rsidRDefault="00E77352">
      <w:pPr>
        <w:pStyle w:val="NormalIndent"/>
        <w:keepNext/>
      </w:pPr>
      <w:r w:rsidRPr="00E77352">
        <w:rPr>
          <w:noProof/>
        </w:rPr>
        <w:drawing>
          <wp:inline distT="0" distB="0" distL="0" distR="0" wp14:anchorId="597DEE40" wp14:editId="55D62D4D">
            <wp:extent cx="4095750" cy="2327517"/>
            <wp:effectExtent l="19050" t="19050" r="1905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2" r="48099" b="39644"/>
                    <a:stretch/>
                  </pic:blipFill>
                  <pic:spPr bwMode="auto">
                    <a:xfrm>
                      <a:off x="0" y="0"/>
                      <a:ext cx="4133584" cy="23490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CB489" w14:textId="757243ED" w:rsidR="000E6FD2" w:rsidRPr="00267F92" w:rsidRDefault="004A3D0C" w:rsidP="00267F92">
      <w:pPr>
        <w:pStyle w:val="Caption"/>
        <w:rPr>
          <w:sz w:val="18"/>
          <w:szCs w:val="18"/>
        </w:rPr>
      </w:pPr>
      <w:r w:rsidRPr="00267F92">
        <w:rPr>
          <w:sz w:val="18"/>
          <w:szCs w:val="18"/>
        </w:rPr>
        <w:t xml:space="preserve">Figure </w:t>
      </w:r>
      <w:r w:rsidRPr="00267F92">
        <w:rPr>
          <w:sz w:val="18"/>
          <w:szCs w:val="18"/>
        </w:rPr>
        <w:fldChar w:fldCharType="begin"/>
      </w:r>
      <w:r w:rsidRPr="00267F92">
        <w:rPr>
          <w:sz w:val="18"/>
          <w:szCs w:val="18"/>
        </w:rPr>
        <w:instrText xml:space="preserve"> STYLEREF 2 \s </w:instrText>
      </w:r>
      <w:r w:rsidRPr="00267F92">
        <w:rPr>
          <w:sz w:val="18"/>
          <w:szCs w:val="18"/>
        </w:rPr>
        <w:fldChar w:fldCharType="separate"/>
      </w:r>
      <w:r w:rsidRPr="00267F92">
        <w:rPr>
          <w:noProof/>
          <w:sz w:val="18"/>
          <w:szCs w:val="18"/>
        </w:rPr>
        <w:t>4.1</w:t>
      </w:r>
      <w:r w:rsidRPr="00267F92">
        <w:rPr>
          <w:sz w:val="18"/>
          <w:szCs w:val="18"/>
        </w:rPr>
        <w:fldChar w:fldCharType="end"/>
      </w:r>
      <w:r w:rsidRPr="00267F92">
        <w:rPr>
          <w:sz w:val="18"/>
          <w:szCs w:val="18"/>
        </w:rPr>
        <w:noBreakHyphen/>
      </w:r>
      <w:r w:rsidRPr="00267F92">
        <w:rPr>
          <w:sz w:val="18"/>
          <w:szCs w:val="18"/>
        </w:rPr>
        <w:fldChar w:fldCharType="begin"/>
      </w:r>
      <w:r w:rsidRPr="00267F92">
        <w:rPr>
          <w:sz w:val="18"/>
          <w:szCs w:val="18"/>
        </w:rPr>
        <w:instrText xml:space="preserve"> SEQ Figure \* ARABIC \s 2 </w:instrText>
      </w:r>
      <w:r w:rsidRPr="00267F92">
        <w:rPr>
          <w:sz w:val="18"/>
          <w:szCs w:val="18"/>
        </w:rPr>
        <w:fldChar w:fldCharType="separate"/>
      </w:r>
      <w:r w:rsidRPr="00267F92">
        <w:rPr>
          <w:noProof/>
          <w:sz w:val="18"/>
          <w:szCs w:val="18"/>
        </w:rPr>
        <w:t>5</w:t>
      </w:r>
      <w:r w:rsidRPr="00267F92">
        <w:rPr>
          <w:sz w:val="18"/>
          <w:szCs w:val="18"/>
        </w:rPr>
        <w:fldChar w:fldCharType="end"/>
      </w:r>
      <w:r w:rsidR="008C3F45" w:rsidRPr="00267F92">
        <w:rPr>
          <w:sz w:val="18"/>
          <w:szCs w:val="18"/>
        </w:rPr>
        <w:t xml:space="preserve"> – Proposed by Creator</w:t>
      </w:r>
      <w:r w:rsidR="00C43E21" w:rsidRPr="00267F92">
        <w:rPr>
          <w:sz w:val="18"/>
          <w:szCs w:val="18"/>
        </w:rPr>
        <w:t xml:space="preserve"> Search Option</w:t>
      </w:r>
    </w:p>
    <w:p w14:paraId="251276DC" w14:textId="77777777" w:rsidR="000E6FD2" w:rsidRDefault="000E6FD2" w:rsidP="000E6FD2">
      <w:pPr>
        <w:pStyle w:val="NormalIndent"/>
      </w:pPr>
    </w:p>
    <w:p w14:paraId="50669BC1" w14:textId="74BA8C41" w:rsidR="000E6FD2" w:rsidRDefault="000E6FD2" w:rsidP="000E6FD2">
      <w:pPr>
        <w:pStyle w:val="NormalIndent"/>
      </w:pPr>
      <w:r>
        <w:t xml:space="preserve">Will be implemented as per Agency Portal </w:t>
      </w:r>
    </w:p>
    <w:p w14:paraId="0837CEAD" w14:textId="77777777" w:rsidR="00D8479C" w:rsidRDefault="00D8479C" w:rsidP="00267F92">
      <w:pPr>
        <w:pStyle w:val="NormalIndent"/>
        <w:ind w:left="0"/>
      </w:pPr>
    </w:p>
    <w:p w14:paraId="34E76E01" w14:textId="628B437F" w:rsidR="00925E27" w:rsidRDefault="00925E27" w:rsidP="00925E27">
      <w:pPr>
        <w:pStyle w:val="Heading2"/>
      </w:pPr>
      <w:r w:rsidRPr="2743EC17">
        <w:lastRenderedPageBreak/>
        <w:t xml:space="preserve"> </w:t>
      </w:r>
      <w:bookmarkStart w:id="296" w:name="_Toc32324134"/>
      <w:r>
        <w:t>“Search Results” section</w:t>
      </w:r>
      <w:bookmarkEnd w:id="296"/>
      <w:r>
        <w:t xml:space="preserve"> </w:t>
      </w:r>
    </w:p>
    <w:p w14:paraId="2D73F48E" w14:textId="11A07B1D" w:rsidR="00925E27" w:rsidRDefault="00374ABC" w:rsidP="00925E27">
      <w:pPr>
        <w:pStyle w:val="NormalIndent"/>
      </w:pPr>
      <w:r>
        <w:t xml:space="preserve">The search results section </w:t>
      </w:r>
      <w:r w:rsidR="008E33C3">
        <w:t xml:space="preserve">will be based on the Agency Portal search results section but with certain </w:t>
      </w:r>
      <w:r w:rsidR="00A067D4">
        <w:t xml:space="preserve">sensitive information and options removed. </w:t>
      </w:r>
    </w:p>
    <w:p w14:paraId="111A9C3B" w14:textId="165D40B8" w:rsidR="00EB1F92" w:rsidRDefault="223B509D">
      <w:pPr>
        <w:pStyle w:val="Heading3"/>
        <w:numPr>
          <w:ilvl w:val="1"/>
          <w:numId w:val="42"/>
        </w:numPr>
        <w:rPr>
          <w:rFonts w:asciiTheme="minorHAnsi" w:eastAsiaTheme="minorEastAsia" w:hAnsiTheme="minorHAnsi" w:cstheme="minorBidi"/>
        </w:rPr>
        <w:pPrChange w:id="297" w:author="Oshanani, Ed" w:date="2020-02-11T19:36:00Z">
          <w:pPr>
            <w:pStyle w:val="Heading3"/>
          </w:pPr>
        </w:pPrChange>
      </w:pPr>
      <w:bookmarkStart w:id="298" w:name="_Toc32324135"/>
      <w:commentRangeStart w:id="299"/>
      <w:commentRangeStart w:id="300"/>
      <w:r>
        <w:t>Search Results Grid</w:t>
      </w:r>
      <w:commentRangeEnd w:id="299"/>
      <w:r w:rsidR="44DDF414">
        <w:rPr>
          <w:rStyle w:val="CommentReference"/>
        </w:rPr>
        <w:commentReference w:id="299"/>
      </w:r>
      <w:bookmarkEnd w:id="298"/>
      <w:commentRangeEnd w:id="300"/>
      <w:r w:rsidR="00680F63">
        <w:rPr>
          <w:rStyle w:val="CommentReference"/>
          <w:rFonts w:ascii="Palatino Linotype" w:hAnsi="Palatino Linotype"/>
        </w:rPr>
        <w:commentReference w:id="300"/>
      </w:r>
    </w:p>
    <w:p w14:paraId="27AD32FF" w14:textId="77777777" w:rsidR="001C1D1F" w:rsidRDefault="00331BAE" w:rsidP="001C1D1F">
      <w:pPr>
        <w:pStyle w:val="NormalIndent"/>
        <w:keepNext/>
      </w:pPr>
      <w:r>
        <w:rPr>
          <w:noProof/>
        </w:rPr>
        <w:drawing>
          <wp:inline distT="0" distB="0" distL="0" distR="0" wp14:anchorId="4F5AA776" wp14:editId="09FC8F82">
            <wp:extent cx="5471193" cy="3249295"/>
            <wp:effectExtent l="19050" t="19050" r="1524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CF164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93" cy="3249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B526B" w14:textId="29268B24" w:rsidR="00E842ED" w:rsidRPr="00267F92" w:rsidRDefault="001C1D1F" w:rsidP="001C1D1F">
      <w:pPr>
        <w:pStyle w:val="Caption"/>
        <w:rPr>
          <w:sz w:val="18"/>
          <w:szCs w:val="18"/>
        </w:rPr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4.2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1</w:t>
      </w:r>
      <w:r w:rsidR="004A3D0C">
        <w:rPr>
          <w:sz w:val="18"/>
          <w:szCs w:val="18"/>
        </w:rPr>
        <w:fldChar w:fldCharType="end"/>
      </w:r>
      <w:r w:rsidRPr="00267F92">
        <w:rPr>
          <w:sz w:val="18"/>
          <w:szCs w:val="18"/>
        </w:rPr>
        <w:t xml:space="preserve"> - </w:t>
      </w:r>
      <w:commentRangeStart w:id="301"/>
      <w:commentRangeStart w:id="302"/>
      <w:commentRangeStart w:id="303"/>
      <w:r w:rsidRPr="00267F92">
        <w:rPr>
          <w:sz w:val="18"/>
          <w:szCs w:val="18"/>
        </w:rPr>
        <w:t>Existing Agency Portal Search Results Grid</w:t>
      </w:r>
      <w:commentRangeEnd w:id="301"/>
      <w:r w:rsidR="006F6BE4">
        <w:rPr>
          <w:rStyle w:val="CommentReference"/>
          <w:rFonts w:ascii="Palatino Linotype" w:eastAsia="Calibri" w:hAnsi="Palatino Linotype"/>
          <w:b w:val="0"/>
          <w:bCs w:val="0"/>
        </w:rPr>
        <w:commentReference w:id="301"/>
      </w:r>
      <w:commentRangeEnd w:id="302"/>
      <w:r w:rsidR="000A2DCC">
        <w:rPr>
          <w:rStyle w:val="CommentReference"/>
          <w:rFonts w:ascii="Palatino Linotype" w:eastAsia="Calibri" w:hAnsi="Palatino Linotype"/>
          <w:b w:val="0"/>
          <w:bCs w:val="0"/>
        </w:rPr>
        <w:commentReference w:id="302"/>
      </w:r>
      <w:commentRangeEnd w:id="303"/>
      <w:r w:rsidR="00123E5E">
        <w:rPr>
          <w:rStyle w:val="CommentReference"/>
          <w:rFonts w:ascii="Palatino Linotype" w:eastAsia="Calibri" w:hAnsi="Palatino Linotype"/>
          <w:b w:val="0"/>
          <w:bCs w:val="0"/>
        </w:rPr>
        <w:commentReference w:id="303"/>
      </w:r>
    </w:p>
    <w:p w14:paraId="1B0453FF" w14:textId="0CE84C6C" w:rsidR="00144D04" w:rsidRDefault="00144D04" w:rsidP="00925E27">
      <w:pPr>
        <w:pStyle w:val="NormalIndent"/>
      </w:pPr>
    </w:p>
    <w:p w14:paraId="0CD59FD9" w14:textId="007D7868" w:rsidR="00AD4DA3" w:rsidRDefault="00AD4DA3" w:rsidP="00925E27">
      <w:pPr>
        <w:pStyle w:val="NormalIndent"/>
      </w:pPr>
    </w:p>
    <w:p w14:paraId="3448A17B" w14:textId="77777777" w:rsidR="008F622B" w:rsidRDefault="008F622B" w:rsidP="008F622B">
      <w:pPr>
        <w:pStyle w:val="NormalIndent"/>
      </w:pPr>
      <w:r>
        <w:t>Will be implemented as per Agency Portal with the following specific changes:</w:t>
      </w:r>
    </w:p>
    <w:p w14:paraId="6167AD78" w14:textId="77777777" w:rsidR="008F622B" w:rsidRDefault="008F622B" w:rsidP="008F622B">
      <w:pPr>
        <w:pStyle w:val="NormalIndent"/>
      </w:pPr>
    </w:p>
    <w:p w14:paraId="6176C0DD" w14:textId="023CB126" w:rsidR="008F622B" w:rsidRDefault="009D09ED" w:rsidP="008F622B">
      <w:pPr>
        <w:pStyle w:val="NormalIndent"/>
        <w:numPr>
          <w:ilvl w:val="0"/>
          <w:numId w:val="32"/>
        </w:numPr>
      </w:pPr>
      <w:r>
        <w:t xml:space="preserve">Submitting Agencies </w:t>
      </w:r>
      <w:r w:rsidR="00765948">
        <w:t>will be removed</w:t>
      </w:r>
    </w:p>
    <w:p w14:paraId="42463621" w14:textId="5AD3F655" w:rsidR="008F622B" w:rsidRDefault="000F7B89" w:rsidP="005D7271">
      <w:pPr>
        <w:pStyle w:val="NormalIndent"/>
        <w:numPr>
          <w:ilvl w:val="0"/>
          <w:numId w:val="32"/>
        </w:numPr>
      </w:pPr>
      <w:r>
        <w:t>Original Submission and Last Update columns will be removed</w:t>
      </w:r>
    </w:p>
    <w:p w14:paraId="6880D86A" w14:textId="77777777" w:rsidR="00A932B6" w:rsidRDefault="00A932B6" w:rsidP="00925E27">
      <w:pPr>
        <w:pStyle w:val="NormalIndent"/>
      </w:pPr>
    </w:p>
    <w:p w14:paraId="30C3B7E1" w14:textId="77777777" w:rsidR="004276A2" w:rsidRDefault="00F979F1" w:rsidP="00267F92">
      <w:pPr>
        <w:pStyle w:val="NormalIndent"/>
        <w:keepNext/>
      </w:pPr>
      <w:commentRangeStart w:id="304"/>
      <w:r>
        <w:rPr>
          <w:noProof/>
        </w:rPr>
        <w:lastRenderedPageBreak/>
        <w:drawing>
          <wp:inline distT="0" distB="0" distL="0" distR="0" wp14:anchorId="717E29AD" wp14:editId="07D242CF">
            <wp:extent cx="6100369" cy="2590800"/>
            <wp:effectExtent l="19050" t="19050" r="152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42067" r="7745" b="21002"/>
                    <a:stretch/>
                  </pic:blipFill>
                  <pic:spPr bwMode="auto">
                    <a:xfrm>
                      <a:off x="0" y="0"/>
                      <a:ext cx="6120644" cy="259941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04"/>
      <w:r w:rsidR="0007533F">
        <w:rPr>
          <w:rStyle w:val="CommentReference"/>
        </w:rPr>
        <w:commentReference w:id="304"/>
      </w:r>
    </w:p>
    <w:p w14:paraId="634D8A1D" w14:textId="46B4ADA8" w:rsidR="00F979F1" w:rsidRPr="00267F92" w:rsidRDefault="004276A2" w:rsidP="00267F92">
      <w:pPr>
        <w:pStyle w:val="Caption"/>
        <w:rPr>
          <w:sz w:val="18"/>
          <w:szCs w:val="18"/>
        </w:rPr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4.2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2</w:t>
      </w:r>
      <w:r w:rsidR="004A3D0C">
        <w:rPr>
          <w:sz w:val="18"/>
          <w:szCs w:val="18"/>
        </w:rPr>
        <w:fldChar w:fldCharType="end"/>
      </w:r>
      <w:r w:rsidRPr="00267F92">
        <w:rPr>
          <w:sz w:val="18"/>
          <w:szCs w:val="18"/>
        </w:rPr>
        <w:t xml:space="preserve"> - </w:t>
      </w:r>
      <w:commentRangeStart w:id="305"/>
      <w:r w:rsidRPr="00267F92">
        <w:rPr>
          <w:sz w:val="18"/>
          <w:szCs w:val="18"/>
        </w:rPr>
        <w:t>Proposed Search Results Grid</w:t>
      </w:r>
      <w:commentRangeEnd w:id="305"/>
      <w:r w:rsidR="004826D0">
        <w:rPr>
          <w:rStyle w:val="CommentReference"/>
          <w:rFonts w:ascii="Palatino Linotype" w:eastAsia="Calibri" w:hAnsi="Palatino Linotype"/>
          <w:b w:val="0"/>
          <w:bCs w:val="0"/>
        </w:rPr>
        <w:commentReference w:id="305"/>
      </w:r>
    </w:p>
    <w:p w14:paraId="3AD2F4FB" w14:textId="77777777" w:rsidR="0089327C" w:rsidRDefault="0089327C" w:rsidP="00356037">
      <w:pPr>
        <w:pStyle w:val="NormalIndent"/>
        <w:ind w:left="680"/>
      </w:pPr>
    </w:p>
    <w:p w14:paraId="448F5B7E" w14:textId="77777777" w:rsidR="00460D79" w:rsidRDefault="00460D79" w:rsidP="0094496F">
      <w:pPr>
        <w:pStyle w:val="NormalIndent"/>
      </w:pPr>
    </w:p>
    <w:p w14:paraId="098B9CB6" w14:textId="746FFE57" w:rsidR="00C85922" w:rsidRDefault="7A30B3B8" w:rsidP="00310599">
      <w:pPr>
        <w:pStyle w:val="Heading3"/>
      </w:pPr>
      <w:bookmarkStart w:id="306" w:name="_Toc32324136"/>
      <w:r>
        <w:t xml:space="preserve">Search </w:t>
      </w:r>
      <w:r w:rsidR="4CC406D2">
        <w:t xml:space="preserve">Results </w:t>
      </w:r>
      <w:r w:rsidR="43A92BDF">
        <w:t>View More Expansion</w:t>
      </w:r>
      <w:bookmarkEnd w:id="306"/>
    </w:p>
    <w:p w14:paraId="61CF40AD" w14:textId="77777777" w:rsidR="00D544D5" w:rsidRDefault="005B096B" w:rsidP="00D544D5">
      <w:pPr>
        <w:pStyle w:val="NormalIndent"/>
        <w:keepNext/>
      </w:pPr>
      <w:r>
        <w:rPr>
          <w:noProof/>
        </w:rPr>
        <w:drawing>
          <wp:inline distT="0" distB="0" distL="0" distR="0" wp14:anchorId="4F6F9167" wp14:editId="397B5199">
            <wp:extent cx="5973389" cy="2695575"/>
            <wp:effectExtent l="19050" t="19050" r="27940" b="9525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CAC4.tmp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r="4487"/>
                    <a:stretch/>
                  </pic:blipFill>
                  <pic:spPr bwMode="auto">
                    <a:xfrm>
                      <a:off x="0" y="0"/>
                      <a:ext cx="5978845" cy="26980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E21AD" w14:textId="1C76EE1C" w:rsidR="007C5B4D" w:rsidRPr="00267F92" w:rsidRDefault="00D544D5" w:rsidP="00D544D5">
      <w:pPr>
        <w:pStyle w:val="Caption"/>
        <w:rPr>
          <w:sz w:val="18"/>
          <w:szCs w:val="18"/>
        </w:rPr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4.2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3</w:t>
      </w:r>
      <w:r w:rsidR="004A3D0C">
        <w:rPr>
          <w:sz w:val="18"/>
          <w:szCs w:val="18"/>
        </w:rPr>
        <w:fldChar w:fldCharType="end"/>
      </w:r>
      <w:r w:rsidRPr="00267F92">
        <w:rPr>
          <w:sz w:val="18"/>
          <w:szCs w:val="18"/>
        </w:rPr>
        <w:t xml:space="preserve"> - Existing Agency Portal View More Expansion</w:t>
      </w:r>
    </w:p>
    <w:p w14:paraId="593B762F" w14:textId="77777777" w:rsidR="00D544D5" w:rsidRPr="00D544D5" w:rsidRDefault="00D544D5" w:rsidP="00D544D5"/>
    <w:p w14:paraId="4616DCDB" w14:textId="77777777" w:rsidR="00D544D5" w:rsidRDefault="00D544D5" w:rsidP="00D544D5">
      <w:pPr>
        <w:pStyle w:val="NormalIndent"/>
      </w:pPr>
      <w:r>
        <w:t>Will be implemented as per Agency Portal with the following specific changes:</w:t>
      </w:r>
    </w:p>
    <w:p w14:paraId="7623A22F" w14:textId="77777777" w:rsidR="00D544D5" w:rsidRDefault="00D544D5" w:rsidP="00D544D5">
      <w:pPr>
        <w:pStyle w:val="NormalIndent"/>
      </w:pPr>
    </w:p>
    <w:p w14:paraId="59424A5D" w14:textId="493BE8E2" w:rsidR="00D544D5" w:rsidRDefault="00D544D5" w:rsidP="00D544D5">
      <w:pPr>
        <w:pStyle w:val="NormalIndent"/>
        <w:numPr>
          <w:ilvl w:val="0"/>
          <w:numId w:val="32"/>
        </w:numPr>
      </w:pPr>
      <w:r>
        <w:t>Original Submission and Last Update columns will be removed</w:t>
      </w:r>
    </w:p>
    <w:p w14:paraId="1A620E54" w14:textId="63480AB0" w:rsidR="00D544D5" w:rsidRDefault="00D544D5" w:rsidP="00D544D5">
      <w:pPr>
        <w:pStyle w:val="NormalIndent"/>
        <w:numPr>
          <w:ilvl w:val="0"/>
          <w:numId w:val="32"/>
        </w:numPr>
      </w:pPr>
      <w:r>
        <w:t>View Submission History button will be removed</w:t>
      </w:r>
    </w:p>
    <w:p w14:paraId="5DCEFB8B" w14:textId="77E2904F" w:rsidR="00D544D5" w:rsidRDefault="00D544D5" w:rsidP="00D544D5">
      <w:pPr>
        <w:pStyle w:val="NormalIndent"/>
        <w:numPr>
          <w:ilvl w:val="0"/>
          <w:numId w:val="32"/>
        </w:numPr>
      </w:pPr>
      <w:r>
        <w:t>Update Submission button will be removed</w:t>
      </w:r>
    </w:p>
    <w:p w14:paraId="49C70FF9" w14:textId="4A394193" w:rsidR="00D544D5" w:rsidRDefault="00D544D5" w:rsidP="00D544D5">
      <w:pPr>
        <w:pStyle w:val="NormalIndent"/>
        <w:numPr>
          <w:ilvl w:val="0"/>
          <w:numId w:val="32"/>
        </w:numPr>
      </w:pPr>
      <w:r>
        <w:lastRenderedPageBreak/>
        <w:t>Add to Merge List and View Merge List buttons will be removed</w:t>
      </w:r>
    </w:p>
    <w:p w14:paraId="5F2BBD88" w14:textId="19E2519D" w:rsidR="00D544D5" w:rsidRDefault="00220906" w:rsidP="00EE2622">
      <w:pPr>
        <w:pStyle w:val="NormalIndent"/>
        <w:numPr>
          <w:ilvl w:val="0"/>
          <w:numId w:val="32"/>
        </w:numPr>
      </w:pPr>
      <w:r>
        <w:t xml:space="preserve">IP Base Number will </w:t>
      </w:r>
      <w:r w:rsidR="003F0977">
        <w:t>be removed</w:t>
      </w:r>
    </w:p>
    <w:p w14:paraId="2C12EBE4" w14:textId="77777777" w:rsidR="00D544D5" w:rsidRDefault="00D544D5" w:rsidP="00D544D5">
      <w:pPr>
        <w:pStyle w:val="NormalIndent"/>
      </w:pPr>
    </w:p>
    <w:p w14:paraId="602D76E7" w14:textId="581504AE" w:rsidR="00296E72" w:rsidRDefault="00296E72" w:rsidP="00296E72">
      <w:pPr>
        <w:pStyle w:val="NormalIndent"/>
        <w:ind w:left="680"/>
      </w:pPr>
    </w:p>
    <w:p w14:paraId="1C3E9AD0" w14:textId="5A71ED19" w:rsidR="007F2A2F" w:rsidRDefault="0004534A" w:rsidP="00267F92">
      <w:pPr>
        <w:pStyle w:val="NormalIndent"/>
        <w:keepNext/>
      </w:pPr>
      <w:commentRangeStart w:id="307"/>
      <w:commentRangeStart w:id="308"/>
      <w:commentRangeStart w:id="309"/>
      <w:commentRangeStart w:id="310"/>
      <w:r>
        <w:rPr>
          <w:noProof/>
        </w:rPr>
        <w:drawing>
          <wp:inline distT="0" distB="0" distL="0" distR="0" wp14:anchorId="09F726F6" wp14:editId="4F64EB07">
            <wp:extent cx="5924837" cy="43624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r="1340" b="1339"/>
                    <a:stretch/>
                  </pic:blipFill>
                  <pic:spPr bwMode="auto">
                    <a:xfrm>
                      <a:off x="0" y="0"/>
                      <a:ext cx="5928538" cy="43651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CE00C" w14:textId="1999671D" w:rsidR="004276A2" w:rsidRPr="00267F92" w:rsidRDefault="004276A2">
      <w:pPr>
        <w:pStyle w:val="Caption"/>
        <w:rPr>
          <w:sz w:val="18"/>
          <w:szCs w:val="18"/>
        </w:rPr>
      </w:pPr>
      <w:r w:rsidRPr="00267F92">
        <w:rPr>
          <w:sz w:val="18"/>
          <w:szCs w:val="18"/>
        </w:rPr>
        <w:t xml:space="preserve">Figure </w:t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STYLEREF 2 \s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4.2</w:t>
      </w:r>
      <w:r w:rsidR="004A3D0C">
        <w:rPr>
          <w:sz w:val="18"/>
          <w:szCs w:val="18"/>
        </w:rPr>
        <w:fldChar w:fldCharType="end"/>
      </w:r>
      <w:r w:rsidR="004A3D0C">
        <w:rPr>
          <w:sz w:val="18"/>
          <w:szCs w:val="18"/>
        </w:rPr>
        <w:noBreakHyphen/>
      </w:r>
      <w:r w:rsidR="004A3D0C">
        <w:rPr>
          <w:sz w:val="18"/>
          <w:szCs w:val="18"/>
        </w:rPr>
        <w:fldChar w:fldCharType="begin"/>
      </w:r>
      <w:r w:rsidR="004A3D0C">
        <w:rPr>
          <w:sz w:val="18"/>
          <w:szCs w:val="18"/>
        </w:rPr>
        <w:instrText xml:space="preserve"> SEQ Figure \* ARABIC \s 2 </w:instrText>
      </w:r>
      <w:r w:rsidR="004A3D0C">
        <w:rPr>
          <w:sz w:val="18"/>
          <w:szCs w:val="18"/>
        </w:rPr>
        <w:fldChar w:fldCharType="separate"/>
      </w:r>
      <w:r w:rsidR="004A3D0C">
        <w:rPr>
          <w:noProof/>
          <w:sz w:val="18"/>
          <w:szCs w:val="18"/>
        </w:rPr>
        <w:t>4</w:t>
      </w:r>
      <w:r w:rsidR="004A3D0C">
        <w:rPr>
          <w:sz w:val="18"/>
          <w:szCs w:val="18"/>
        </w:rPr>
        <w:fldChar w:fldCharType="end"/>
      </w:r>
      <w:r w:rsidRPr="00267F92">
        <w:rPr>
          <w:sz w:val="18"/>
          <w:szCs w:val="18"/>
        </w:rPr>
        <w:t xml:space="preserve"> - Proposed View More Expansion</w:t>
      </w:r>
    </w:p>
    <w:commentRangeEnd w:id="307"/>
    <w:p w14:paraId="242482FA" w14:textId="3AE8B317" w:rsidR="002A3E64" w:rsidRDefault="004B17DA" w:rsidP="00267F92">
      <w:pPr>
        <w:pStyle w:val="NormalIndent"/>
        <w:ind w:left="0"/>
      </w:pPr>
      <w:r>
        <w:rPr>
          <w:rStyle w:val="CommentReference"/>
        </w:rPr>
        <w:commentReference w:id="307"/>
      </w:r>
      <w:commentRangeEnd w:id="308"/>
      <w:r w:rsidR="00495E00">
        <w:rPr>
          <w:rStyle w:val="CommentReference"/>
        </w:rPr>
        <w:commentReference w:id="308"/>
      </w:r>
      <w:commentRangeEnd w:id="309"/>
      <w:r w:rsidR="002F1054">
        <w:rPr>
          <w:rStyle w:val="CommentReference"/>
        </w:rPr>
        <w:commentReference w:id="309"/>
      </w:r>
      <w:commentRangeEnd w:id="310"/>
      <w:r w:rsidR="00EF6265">
        <w:rPr>
          <w:rStyle w:val="CommentReference"/>
        </w:rPr>
        <w:commentReference w:id="310"/>
      </w:r>
      <w:bookmarkStart w:id="312" w:name="_Toc355093999"/>
      <w:bookmarkStart w:id="313" w:name="_Toc485799689"/>
      <w:r w:rsidR="00DE53BB">
        <w:br w:type="page"/>
      </w:r>
    </w:p>
    <w:p w14:paraId="05191A65" w14:textId="050C1FC4" w:rsidR="0001145B" w:rsidRPr="00FA1968" w:rsidRDefault="0001145B" w:rsidP="0001145B">
      <w:pPr>
        <w:pStyle w:val="NormalIndent"/>
      </w:pPr>
    </w:p>
    <w:p w14:paraId="0E8E7F95" w14:textId="77777777" w:rsidR="006D2BF7" w:rsidRPr="00F84D7F" w:rsidRDefault="44DDF414" w:rsidP="00D5508B">
      <w:pPr>
        <w:pStyle w:val="Heading1"/>
      </w:pPr>
      <w:bookmarkStart w:id="314" w:name="_Toc32324137"/>
      <w:r>
        <w:t>Appendix A – Open and Closed Items</w:t>
      </w:r>
      <w:bookmarkEnd w:id="312"/>
      <w:bookmarkEnd w:id="313"/>
      <w:bookmarkEnd w:id="314"/>
    </w:p>
    <w:p w14:paraId="0BC12583" w14:textId="6375EBA8" w:rsidR="006D2BF7" w:rsidRPr="0016589F" w:rsidRDefault="7BFD15B0" w:rsidP="7BFD15B0">
      <w:pPr>
        <w:rPr>
          <w:lang w:val="en-IE"/>
        </w:rPr>
      </w:pPr>
      <w:r>
        <w:t xml:space="preserve">This appendix provides a tracking list of specific issues/queries raised by </w:t>
      </w:r>
      <w:r w:rsidR="00004C79">
        <w:t>CISAC</w:t>
      </w:r>
      <w:r>
        <w:t xml:space="preserve"> during the</w:t>
      </w:r>
      <w:r w:rsidRPr="7BFD15B0">
        <w:rPr>
          <w:lang w:val="en-IE"/>
        </w:rPr>
        <w:t xml:space="preserve"> specification process and how they were incorporated or excluded from this specification:</w:t>
      </w:r>
    </w:p>
    <w:p w14:paraId="0BC8D6C7" w14:textId="77777777" w:rsidR="006D2BF7" w:rsidRPr="0016589F" w:rsidRDefault="006D2BF7" w:rsidP="006D2BF7">
      <w:pPr>
        <w:rPr>
          <w:lang w:val="en-IE"/>
        </w:rPr>
      </w:pPr>
    </w:p>
    <w:tbl>
      <w:tblPr>
        <w:tblStyle w:val="TableGrid"/>
        <w:tblW w:w="9967" w:type="dxa"/>
        <w:tblInd w:w="108" w:type="dxa"/>
        <w:tblLook w:val="04A0" w:firstRow="1" w:lastRow="0" w:firstColumn="1" w:lastColumn="0" w:noHBand="0" w:noVBand="1"/>
      </w:tblPr>
      <w:tblGrid>
        <w:gridCol w:w="790"/>
        <w:gridCol w:w="3858"/>
        <w:gridCol w:w="2718"/>
        <w:gridCol w:w="975"/>
        <w:gridCol w:w="1626"/>
      </w:tblGrid>
      <w:tr w:rsidR="006D2BF7" w:rsidRPr="0016589F" w14:paraId="7BB7DAD6" w14:textId="77777777" w:rsidTr="7BFD15B0">
        <w:tc>
          <w:tcPr>
            <w:tcW w:w="996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hideMark/>
          </w:tcPr>
          <w:p w14:paraId="32E44F02" w14:textId="77777777" w:rsidR="006D2BF7" w:rsidRPr="0016589F" w:rsidRDefault="7BFD15B0" w:rsidP="7BFD15B0">
            <w:pPr>
              <w:pStyle w:val="Para"/>
              <w:ind w:left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 w:rsidRPr="7BFD15B0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Open and Closed Items</w:t>
            </w:r>
          </w:p>
        </w:tc>
      </w:tr>
      <w:tr w:rsidR="006D2BF7" w:rsidRPr="0016589F" w14:paraId="68E3B166" w14:textId="77777777" w:rsidTr="7BFD15B0">
        <w:trPr>
          <w:trHeight w:val="314"/>
        </w:trPr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57533F26" w14:textId="77777777" w:rsidR="006D2BF7" w:rsidRPr="0016589F" w:rsidRDefault="7BFD15B0" w:rsidP="7BFD15B0">
            <w:pPr>
              <w:pStyle w:val="Para"/>
              <w:ind w:left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 w:rsidRPr="7BFD15B0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2FAA74F0" w14:textId="77777777" w:rsidR="006D2BF7" w:rsidRPr="0016589F" w:rsidRDefault="7BFD15B0" w:rsidP="7BFD15B0">
            <w:pPr>
              <w:pStyle w:val="Para"/>
              <w:ind w:left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 w:rsidRPr="7BFD15B0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3954F6C0" w14:textId="77777777" w:rsidR="006D2BF7" w:rsidRPr="0016589F" w:rsidRDefault="7BFD15B0" w:rsidP="7BFD15B0">
            <w:pPr>
              <w:pStyle w:val="Para"/>
              <w:ind w:left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 w:rsidRPr="7BFD15B0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0B8AFC3E" w14:textId="77777777" w:rsidR="006D2BF7" w:rsidRPr="0016589F" w:rsidRDefault="7BFD15B0" w:rsidP="7BFD15B0">
            <w:pPr>
              <w:pStyle w:val="Para"/>
              <w:ind w:left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 w:rsidRPr="7BFD15B0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Status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6DFB9DDA" w14:textId="77777777" w:rsidR="006D2BF7" w:rsidRPr="0016589F" w:rsidRDefault="7BFD15B0" w:rsidP="7BFD15B0">
            <w:pPr>
              <w:pStyle w:val="Para"/>
              <w:ind w:left="0"/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</w:pPr>
            <w:r w:rsidRPr="7BFD15B0">
              <w:rPr>
                <w:rFonts w:asciiTheme="minorHAnsi" w:hAnsiTheme="minorHAnsi" w:cstheme="minorBidi"/>
                <w:b/>
                <w:bCs/>
                <w:sz w:val="22"/>
                <w:szCs w:val="22"/>
              </w:rPr>
              <w:t>Next Action By</w:t>
            </w:r>
          </w:p>
        </w:tc>
      </w:tr>
      <w:tr w:rsidR="00D61CB9" w:rsidRPr="0016589F" w14:paraId="3939BF5E" w14:textId="77777777" w:rsidTr="7BFD15B0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983FB" w14:textId="3C835EE6" w:rsidR="00D61CB9" w:rsidRPr="0016589F" w:rsidRDefault="005D0C5A" w:rsidP="00D61CB9">
            <w:pPr>
              <w:pStyle w:val="NoSpacing"/>
            </w:pPr>
            <w:r>
              <w:t>1.</w:t>
            </w:r>
          </w:p>
        </w:tc>
        <w:tc>
          <w:tcPr>
            <w:tcW w:w="3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8D335" w14:textId="7D70F8D5" w:rsidR="00D61CB9" w:rsidRPr="0016589F" w:rsidRDefault="004224C0" w:rsidP="00D61CB9">
            <w:pPr>
              <w:pStyle w:val="NoSpacing"/>
            </w:pPr>
            <w:r>
              <w:t xml:space="preserve">Confirm that societies are happy to display society work numbers on public portal.  If this turns out not to be the </w:t>
            </w:r>
            <w:r w:rsidR="00EE7C39">
              <w:t>case,</w:t>
            </w:r>
            <w:r>
              <w:t xml:space="preserve"> then consider </w:t>
            </w:r>
            <w:r w:rsidR="00D565AE">
              <w:t xml:space="preserve">documenting a feature to </w:t>
            </w:r>
            <w:r>
              <w:t>allo</w:t>
            </w:r>
            <w:r w:rsidR="00D565AE">
              <w:t>w</w:t>
            </w:r>
            <w:r>
              <w:t xml:space="preserve"> Agency portal users to turn on or off visibility of their work numbers in the </w:t>
            </w:r>
            <w:r w:rsidR="00D565AE">
              <w:t xml:space="preserve">configuration menu option of the agency portal.  </w:t>
            </w: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B5360" w14:textId="72E1FDD6" w:rsidR="00D61CB9" w:rsidRPr="0016589F" w:rsidRDefault="00DD2B52" w:rsidP="00D61CB9">
            <w:pPr>
              <w:pStyle w:val="NoSpacing"/>
            </w:pPr>
            <w:r>
              <w:t xml:space="preserve">Feedback from design team is that </w:t>
            </w:r>
            <w:r w:rsidR="00894FE1">
              <w:t>displaying society work numbers is ok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A606B" w14:textId="7268D63E" w:rsidR="00D61CB9" w:rsidRPr="0016589F" w:rsidRDefault="00DD2B52" w:rsidP="00D61CB9">
            <w:pPr>
              <w:pStyle w:val="NoSpacing"/>
            </w:pPr>
            <w:r>
              <w:t>Closed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BAD7" w14:textId="72DA06BF" w:rsidR="00D61CB9" w:rsidRPr="0016589F" w:rsidRDefault="00D565AE" w:rsidP="00D61CB9">
            <w:pPr>
              <w:pStyle w:val="NoSpacing"/>
            </w:pPr>
            <w:r>
              <w:t>Design Team</w:t>
            </w:r>
          </w:p>
        </w:tc>
      </w:tr>
      <w:tr w:rsidR="00D61CB9" w:rsidRPr="0016589F" w14:paraId="5C73A651" w14:textId="77777777" w:rsidTr="7BFD15B0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F5D53" w14:textId="7EBC25E2" w:rsidR="00D61CB9" w:rsidRPr="0016589F" w:rsidRDefault="007F1353" w:rsidP="00D61CB9">
            <w:pPr>
              <w:pStyle w:val="NoSpacing"/>
            </w:pPr>
            <w:r>
              <w:t>2.</w:t>
            </w:r>
          </w:p>
        </w:tc>
        <w:tc>
          <w:tcPr>
            <w:tcW w:w="3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C33BD" w14:textId="00DD2E26" w:rsidR="00D61CB9" w:rsidRPr="00C0247E" w:rsidRDefault="007F1353" w:rsidP="00D61CB9">
            <w:pPr>
              <w:pStyle w:val="NoSpacing"/>
            </w:pPr>
            <w:r>
              <w:t xml:space="preserve">Confirm if it is possible to search by title on its own in the </w:t>
            </w:r>
            <w:r w:rsidR="00797A47">
              <w:t xml:space="preserve">Agency Portal and therefore it should be possible in the </w:t>
            </w:r>
            <w:r w:rsidR="00F37C5B">
              <w:t>Public Portal.</w:t>
            </w: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9936F" w14:textId="62BD0EEB" w:rsidR="00D61CB9" w:rsidRPr="0016589F" w:rsidRDefault="00F37C5B" w:rsidP="00D61CB9">
            <w:pPr>
              <w:pStyle w:val="NoSpacing"/>
            </w:pPr>
            <w:r>
              <w:t xml:space="preserve">I’ve </w:t>
            </w:r>
            <w:r w:rsidR="00A40CBC">
              <w:t xml:space="preserve">checked the Agency Portal specification and it should support searching by title alone.  Currently it is not doing </w:t>
            </w:r>
            <w:r w:rsidR="00EC3D0C">
              <w:t>this,</w:t>
            </w:r>
            <w:r w:rsidR="00A40CBC">
              <w:t xml:space="preserve"> but </w:t>
            </w:r>
            <w:r w:rsidR="00206D7D">
              <w:t xml:space="preserve">this will be </w:t>
            </w:r>
            <w:r w:rsidR="00EE7C39">
              <w:t>resolved,</w:t>
            </w:r>
            <w:r w:rsidR="00206D7D">
              <w:t xml:space="preserve"> and it </w:t>
            </w:r>
            <w:r w:rsidR="00FF078A">
              <w:t>will do the same in the Agency Portal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9BE86" w14:textId="533D0258" w:rsidR="00D61CB9" w:rsidRPr="0016589F" w:rsidRDefault="00374524" w:rsidP="00457C3C">
            <w:r>
              <w:t>Closed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EF32C" w14:textId="12344B48" w:rsidR="00D61CB9" w:rsidRPr="0016589F" w:rsidRDefault="00A40CBC" w:rsidP="00D61CB9">
            <w:pPr>
              <w:pStyle w:val="NoSpacing"/>
            </w:pPr>
            <w:r>
              <w:t>John C</w:t>
            </w:r>
          </w:p>
        </w:tc>
      </w:tr>
      <w:tr w:rsidR="006D2BF7" w:rsidRPr="0016589F" w14:paraId="102B8898" w14:textId="77777777" w:rsidTr="7BFD15B0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4844" w14:textId="3E89E4A5" w:rsidR="006D2BF7" w:rsidRPr="0016589F" w:rsidRDefault="00FF078A">
            <w:pPr>
              <w:pStyle w:val="NoSpacing"/>
            </w:pPr>
            <w:r>
              <w:t>3.</w:t>
            </w:r>
          </w:p>
        </w:tc>
        <w:tc>
          <w:tcPr>
            <w:tcW w:w="3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1468B" w14:textId="5A6C36B2" w:rsidR="006D2BF7" w:rsidRPr="0016589F" w:rsidRDefault="00FF078A">
            <w:pPr>
              <w:pStyle w:val="NoSpacing"/>
            </w:pPr>
            <w:r>
              <w:t xml:space="preserve">Review </w:t>
            </w:r>
            <w:r w:rsidR="00B315AF">
              <w:t xml:space="preserve">notes on Agency portal design and see what was agreed for searching by IP only. </w:t>
            </w: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54E8F" w14:textId="77777777" w:rsidR="006D2BF7" w:rsidRDefault="00B315AF">
            <w:pPr>
              <w:pStyle w:val="NoSpacing"/>
            </w:pPr>
            <w:r>
              <w:t>This was documented in the open items as something that should be supported as follows but didn’t make its way into the spec</w:t>
            </w:r>
            <w:r w:rsidR="005E2DED">
              <w:t xml:space="preserve">ification itself and isn’t currently implemented.  </w:t>
            </w:r>
            <w:r w:rsidR="00D75889">
              <w:t>This was envisioned as a separate tab</w:t>
            </w:r>
            <w:r w:rsidR="006C148E">
              <w:t xml:space="preserve"> </w:t>
            </w:r>
            <w:r w:rsidR="00036256">
              <w:t>“</w:t>
            </w:r>
            <w:r w:rsidR="006C148E">
              <w:t>b</w:t>
            </w:r>
            <w:r w:rsidR="00036256">
              <w:t>y Creator”</w:t>
            </w:r>
            <w:r w:rsidR="00D51EC3">
              <w:t xml:space="preserve"> where the </w:t>
            </w:r>
            <w:r w:rsidR="00415FB6">
              <w:t xml:space="preserve">IP Name Number or </w:t>
            </w:r>
            <w:r w:rsidR="00DA22DF">
              <w:t xml:space="preserve">Creator </w:t>
            </w:r>
            <w:r w:rsidR="00415FB6">
              <w:t>Sur</w:t>
            </w:r>
            <w:r w:rsidR="00DA22DF">
              <w:t xml:space="preserve">name field can be entered.  </w:t>
            </w:r>
            <w:r w:rsidR="005E2DED">
              <w:t xml:space="preserve"> </w:t>
            </w:r>
            <w:r w:rsidR="00DA22DF">
              <w:t>John C to review with design team and include in this specification</w:t>
            </w:r>
            <w:r w:rsidR="00B261CB">
              <w:t>.</w:t>
            </w:r>
          </w:p>
          <w:p w14:paraId="3412B0FA" w14:textId="77777777" w:rsidR="006D2BF7" w:rsidRDefault="00B261CB">
            <w:pPr>
              <w:pStyle w:val="NoSpacing"/>
            </w:pPr>
            <w:r>
              <w:lastRenderedPageBreak/>
              <w:t xml:space="preserve">John C to update the specification to reflect this. </w:t>
            </w:r>
          </w:p>
          <w:p w14:paraId="706B41C6" w14:textId="77777777" w:rsidR="00374524" w:rsidRDefault="00374524">
            <w:pPr>
              <w:pStyle w:val="NoSpacing"/>
            </w:pPr>
          </w:p>
          <w:p w14:paraId="181C4DA4" w14:textId="3B5A0517" w:rsidR="00374524" w:rsidRPr="0016589F" w:rsidRDefault="00374524">
            <w:pPr>
              <w:pStyle w:val="NoSpacing"/>
            </w:pPr>
            <w:r>
              <w:t>Specification now updated to include this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B4BE5" w14:textId="36030587" w:rsidR="006D2BF7" w:rsidRPr="0016589F" w:rsidRDefault="00374524">
            <w:pPr>
              <w:pStyle w:val="NoSpacing"/>
            </w:pPr>
            <w:r>
              <w:lastRenderedPageBreak/>
              <w:t>Closed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B5653" w14:textId="51C9A4DF" w:rsidR="006D2BF7" w:rsidRPr="0016589F" w:rsidRDefault="00DA22DF">
            <w:pPr>
              <w:pStyle w:val="NoSpacing"/>
            </w:pPr>
            <w:r>
              <w:t>John C</w:t>
            </w:r>
          </w:p>
        </w:tc>
      </w:tr>
      <w:tr w:rsidR="0026627A" w:rsidRPr="0016589F" w14:paraId="52B7B94C" w14:textId="77777777" w:rsidTr="7BFD15B0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20BC2" w14:textId="27BB83DE" w:rsidR="0026627A" w:rsidRDefault="0026627A">
            <w:pPr>
              <w:pStyle w:val="NoSpacing"/>
            </w:pPr>
            <w:r>
              <w:t>4.</w:t>
            </w:r>
          </w:p>
        </w:tc>
        <w:tc>
          <w:tcPr>
            <w:tcW w:w="3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9E3E6" w14:textId="4438F565" w:rsidR="0026627A" w:rsidRDefault="0026627A">
            <w:pPr>
              <w:pStyle w:val="NoSpacing"/>
            </w:pPr>
            <w:r>
              <w:t xml:space="preserve">John C to confirm that current search by IP Name Number resolves up to </w:t>
            </w:r>
            <w:proofErr w:type="spellStart"/>
            <w:r>
              <w:t>IPBaseNumber</w:t>
            </w:r>
            <w:proofErr w:type="spellEnd"/>
            <w:r>
              <w:t xml:space="preserve"> </w:t>
            </w:r>
            <w:r w:rsidR="004843FF">
              <w:t>when doing search</w:t>
            </w: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8C0E6" w14:textId="7459A6D9" w:rsidR="0026627A" w:rsidRDefault="00374524">
            <w:pPr>
              <w:pStyle w:val="NoSpacing"/>
            </w:pPr>
            <w:r>
              <w:t>Yes, it does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294D" w14:textId="5FD75984" w:rsidR="0026627A" w:rsidRDefault="00374524">
            <w:pPr>
              <w:pStyle w:val="NoSpacing"/>
            </w:pPr>
            <w:r>
              <w:t>Closed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6181B" w14:textId="3AA7AAAB" w:rsidR="0026627A" w:rsidRDefault="004843FF">
            <w:pPr>
              <w:pStyle w:val="NoSpacing"/>
            </w:pPr>
            <w:r>
              <w:t>John C</w:t>
            </w:r>
          </w:p>
        </w:tc>
      </w:tr>
      <w:tr w:rsidR="006D2BF7" w:rsidRPr="0016589F" w14:paraId="2433D164" w14:textId="77777777" w:rsidTr="7BFD15B0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7F626" w14:textId="00571B40" w:rsidR="006D2BF7" w:rsidRPr="0016589F" w:rsidRDefault="00AF3195">
            <w:pPr>
              <w:pStyle w:val="NoSpacing"/>
            </w:pPr>
            <w:r>
              <w:t xml:space="preserve">5. </w:t>
            </w:r>
          </w:p>
        </w:tc>
        <w:tc>
          <w:tcPr>
            <w:tcW w:w="3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CC32" w14:textId="03D75075" w:rsidR="006D2BF7" w:rsidRPr="0016589F" w:rsidRDefault="00E17226" w:rsidP="00B25B86">
            <w:pPr>
              <w:pStyle w:val="NoSpacing"/>
            </w:pPr>
            <w:r>
              <w:t xml:space="preserve">Need to review </w:t>
            </w:r>
            <w:r w:rsidR="00BB5358">
              <w:t xml:space="preserve">options to try and more easily align IP Name Numbers and Names in the search result grid. </w:t>
            </w: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A85F" w14:textId="77777777" w:rsidR="006D2BF7" w:rsidRDefault="000C1EA9">
            <w:pPr>
              <w:pStyle w:val="NoSpacing"/>
            </w:pPr>
            <w:r>
              <w:t xml:space="preserve">Ana has </w:t>
            </w:r>
            <w:r w:rsidR="009F4002">
              <w:t xml:space="preserve">proposed </w:t>
            </w:r>
            <w:r w:rsidR="00212614">
              <w:t xml:space="preserve">a mechanism for dealing with this </w:t>
            </w:r>
            <w:r w:rsidR="003360D0">
              <w:t xml:space="preserve">when the browser is at a desktop sized resolution.  See Appendix B for details.  Next action is for the design team to review and </w:t>
            </w:r>
            <w:r w:rsidR="003E21FA">
              <w:t>provide feedback</w:t>
            </w:r>
          </w:p>
          <w:p w14:paraId="543F5588" w14:textId="77777777" w:rsidR="00125FF6" w:rsidRDefault="00125FF6">
            <w:pPr>
              <w:pStyle w:val="NoSpacing"/>
            </w:pPr>
          </w:p>
          <w:p w14:paraId="47088370" w14:textId="050DF7EF" w:rsidR="00125FF6" w:rsidRPr="0016589F" w:rsidRDefault="00125FF6">
            <w:pPr>
              <w:pStyle w:val="NoSpacing"/>
            </w:pPr>
            <w:r>
              <w:t xml:space="preserve">Agreed that this mechanism will be applied </w:t>
            </w:r>
            <w:r w:rsidR="00123E5E">
              <w:t>to the agency portal as part of this specification and then inherited into this public portal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74165" w14:textId="4C50E50A" w:rsidR="006D2BF7" w:rsidRPr="0016589F" w:rsidRDefault="00123E5E">
            <w:pPr>
              <w:pStyle w:val="NoSpacing"/>
            </w:pPr>
            <w:r>
              <w:t>Closed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49423" w14:textId="5D701FCE" w:rsidR="006D2BF7" w:rsidRPr="0016589F" w:rsidRDefault="003E21FA">
            <w:pPr>
              <w:pStyle w:val="NoSpacing"/>
            </w:pPr>
            <w:r>
              <w:t>Design Team</w:t>
            </w:r>
          </w:p>
        </w:tc>
      </w:tr>
      <w:tr w:rsidR="006D2BF7" w:rsidRPr="0016589F" w14:paraId="72C91B19" w14:textId="77777777" w:rsidTr="7BFD15B0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4B886" w14:textId="153F05AB" w:rsidR="006D2BF7" w:rsidRPr="0016589F" w:rsidRDefault="006D2BF7">
            <w:pPr>
              <w:pStyle w:val="NoSpacing"/>
            </w:pPr>
          </w:p>
        </w:tc>
        <w:tc>
          <w:tcPr>
            <w:tcW w:w="3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7ECA9" w14:textId="2246E800" w:rsidR="006D2BF7" w:rsidRPr="0016589F" w:rsidRDefault="006D2BF7">
            <w:pPr>
              <w:pStyle w:val="NoSpacing"/>
            </w:pP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ECC2A" w14:textId="1913A8FE" w:rsidR="006D2BF7" w:rsidRPr="0016589F" w:rsidRDefault="006D2BF7">
            <w:pPr>
              <w:pStyle w:val="NoSpacing"/>
            </w:pP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B26A5" w14:textId="215D730E" w:rsidR="006D2BF7" w:rsidRPr="0016589F" w:rsidRDefault="006D2BF7">
            <w:pPr>
              <w:pStyle w:val="NoSpacing"/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67B68" w14:textId="0B92FF6B" w:rsidR="006D2BF7" w:rsidRPr="0016589F" w:rsidRDefault="006D2BF7">
            <w:pPr>
              <w:pStyle w:val="NoSpacing"/>
            </w:pPr>
          </w:p>
        </w:tc>
      </w:tr>
      <w:tr w:rsidR="006D2BF7" w:rsidRPr="0016589F" w14:paraId="54C4C5E2" w14:textId="77777777" w:rsidTr="7BFD15B0"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17183" w14:textId="2697E83A" w:rsidR="006D2BF7" w:rsidRPr="0016589F" w:rsidRDefault="006D2BF7">
            <w:pPr>
              <w:pStyle w:val="NoSpacing"/>
            </w:pPr>
          </w:p>
        </w:tc>
        <w:tc>
          <w:tcPr>
            <w:tcW w:w="3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C89EE" w14:textId="71A01D7B" w:rsidR="006D2BF7" w:rsidRPr="0016589F" w:rsidRDefault="006D2BF7">
            <w:pPr>
              <w:pStyle w:val="NoSpacing"/>
            </w:pP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4330C" w14:textId="32F8108F" w:rsidR="006D2BF7" w:rsidRPr="0016589F" w:rsidRDefault="006D2BF7">
            <w:pPr>
              <w:pStyle w:val="NoSpacing"/>
            </w:pP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270F" w14:textId="1B5F52CC" w:rsidR="006D2BF7" w:rsidRPr="0016589F" w:rsidRDefault="006D2BF7">
            <w:pPr>
              <w:pStyle w:val="NoSpacing"/>
            </w:pP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219CE" w14:textId="2DC93768" w:rsidR="006D2BF7" w:rsidRPr="0016589F" w:rsidRDefault="006D2BF7">
            <w:pPr>
              <w:pStyle w:val="NoSpacing"/>
            </w:pPr>
          </w:p>
        </w:tc>
      </w:tr>
    </w:tbl>
    <w:p w14:paraId="423AD268" w14:textId="0A93715A" w:rsidR="009E125A" w:rsidRDefault="009E125A" w:rsidP="006D2BF7">
      <w:pPr>
        <w:rPr>
          <w:lang w:val="en-IE"/>
        </w:rPr>
      </w:pPr>
    </w:p>
    <w:p w14:paraId="57CA650C" w14:textId="2CF56AB7" w:rsidR="003E21FA" w:rsidRDefault="003E21FA">
      <w:pPr>
        <w:spacing w:before="0" w:after="160" w:line="259" w:lineRule="auto"/>
        <w:rPr>
          <w:lang w:val="en-IE"/>
        </w:rPr>
      </w:pPr>
      <w:r>
        <w:rPr>
          <w:lang w:val="en-IE"/>
        </w:rPr>
        <w:br w:type="page"/>
      </w:r>
    </w:p>
    <w:p w14:paraId="5E0BB18A" w14:textId="77777777" w:rsidR="006D2BF7" w:rsidRDefault="006D2BF7" w:rsidP="003F0977">
      <w:pPr>
        <w:spacing w:before="0" w:after="160" w:line="259" w:lineRule="auto"/>
        <w:rPr>
          <w:lang w:val="en-IE"/>
        </w:rPr>
      </w:pPr>
    </w:p>
    <w:p w14:paraId="02F968D2" w14:textId="564A17BE" w:rsidR="003E21FA" w:rsidRPr="00F84D7F" w:rsidRDefault="003E21FA" w:rsidP="003E21FA">
      <w:pPr>
        <w:pStyle w:val="Heading1"/>
      </w:pPr>
      <w:bookmarkStart w:id="315" w:name="_Toc32324138"/>
      <w:r>
        <w:t>Appendix B – Option for Aligning Creator Names and IP Name Numbers</w:t>
      </w:r>
      <w:bookmarkEnd w:id="315"/>
    </w:p>
    <w:p w14:paraId="02367F5A" w14:textId="3DC1E53C" w:rsidR="003E21FA" w:rsidRDefault="003E21FA" w:rsidP="003E21FA">
      <w:pPr>
        <w:spacing w:before="0" w:after="160" w:line="259" w:lineRule="auto"/>
      </w:pPr>
      <w:r>
        <w:t xml:space="preserve">This </w:t>
      </w:r>
      <w:r w:rsidR="00FA4597">
        <w:t xml:space="preserve">following shows </w:t>
      </w:r>
      <w:r w:rsidR="00E507D1">
        <w:t>how the create names and IP Name Numbers can align</w:t>
      </w:r>
      <w:r w:rsidR="00AA0B77">
        <w:t>, on a desktop view</w:t>
      </w:r>
      <w:r w:rsidR="00FA3818">
        <w:t>, when one or more creator names exceed the space available to be shown on one line:</w:t>
      </w:r>
    </w:p>
    <w:p w14:paraId="47A46B4F" w14:textId="77777777" w:rsidR="00CF1F9F" w:rsidRDefault="00FA3818" w:rsidP="00267F92">
      <w:pPr>
        <w:keepNext/>
        <w:spacing w:before="0" w:after="160" w:line="259" w:lineRule="auto"/>
      </w:pPr>
      <w:r>
        <w:rPr>
          <w:noProof/>
        </w:rPr>
        <w:drawing>
          <wp:inline distT="0" distB="0" distL="0" distR="0" wp14:anchorId="5DBA6682" wp14:editId="0F200286">
            <wp:extent cx="5943600" cy="2627630"/>
            <wp:effectExtent l="19050" t="19050" r="19050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841167" w14:textId="53B81162" w:rsidR="00FA3818" w:rsidRDefault="00CF1F9F" w:rsidP="00CF1F9F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Desktop View</w:t>
      </w:r>
    </w:p>
    <w:p w14:paraId="577FCD4B" w14:textId="5CF39747" w:rsidR="00CF1F9F" w:rsidRDefault="00CF1F9F" w:rsidP="00CF1F9F"/>
    <w:p w14:paraId="07FF6141" w14:textId="6B42A1A6" w:rsidR="00CF1F9F" w:rsidRDefault="00CF1F9F" w:rsidP="00CF1F9F"/>
    <w:p w14:paraId="47FF14A1" w14:textId="77777777" w:rsidR="008B263E" w:rsidRDefault="008B263E" w:rsidP="00267F92">
      <w:pPr>
        <w:keepNext/>
      </w:pPr>
      <w:r>
        <w:rPr>
          <w:noProof/>
        </w:rPr>
        <w:drawing>
          <wp:inline distT="0" distB="0" distL="0" distR="0" wp14:anchorId="5A37F76B" wp14:editId="67393ACA">
            <wp:extent cx="5943600" cy="137795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04F7E" w14:textId="0D13DD5D" w:rsidR="00CF1F9F" w:rsidRDefault="008B263E" w:rsidP="008B263E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Desktop View - Hover Text</w:t>
      </w:r>
    </w:p>
    <w:p w14:paraId="4E1FFBFF" w14:textId="3C133CDB" w:rsidR="008B263E" w:rsidRDefault="008B263E" w:rsidP="008B263E"/>
    <w:p w14:paraId="49126185" w14:textId="5AFA033D" w:rsidR="008B263E" w:rsidRPr="00267F92" w:rsidRDefault="008B263E" w:rsidP="00267F92">
      <w:r>
        <w:t xml:space="preserve">Note: </w:t>
      </w:r>
      <w:r w:rsidR="00F42CCE">
        <w:t xml:space="preserve">Once the resolution </w:t>
      </w:r>
      <w:r w:rsidR="00FB05B4">
        <w:t xml:space="preserve">reduces below what is considered a desktop view the columns will be stacked as per current new agency portal. </w:t>
      </w:r>
    </w:p>
    <w:sectPr w:rsidR="008B263E" w:rsidRPr="00267F92" w:rsidSect="004620E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45" w:author="Niamh McGarry" w:date="2020-01-17T16:40:00Z" w:initials="NM">
    <w:p w14:paraId="4DC7A368" w14:textId="11BB246A" w:rsidR="00755598" w:rsidRDefault="00755598">
      <w:pPr>
        <w:pStyle w:val="CommentText"/>
      </w:pPr>
      <w:r>
        <w:rPr>
          <w:rStyle w:val="CommentReference"/>
        </w:rPr>
        <w:annotationRef/>
      </w:r>
      <w:r>
        <w:t>Since ‘Search by ISWC’ is a function</w:t>
      </w:r>
      <w:r w:rsidR="00386CCC">
        <w:t xml:space="preserve"> in this public portal</w:t>
      </w:r>
      <w:r>
        <w:t>, should user story 4.4 ‘Retrieve Authoritative Meta-Data’ also be listed here?</w:t>
      </w:r>
    </w:p>
  </w:comment>
  <w:comment w:id="246" w:author="Oshanani, Ed" w:date="2020-02-11T14:31:00Z" w:initials="OE">
    <w:p w14:paraId="7A634320" w14:textId="75AFC70A" w:rsidR="1EAEB298" w:rsidRDefault="1EAEB298">
      <w:pPr>
        <w:pStyle w:val="CommentText"/>
      </w:pPr>
      <w:r>
        <w:t>I believe the ISWC Network Logo still needs to be revisited!</w:t>
      </w:r>
      <w:r>
        <w:rPr>
          <w:rStyle w:val="CommentReference"/>
        </w:rPr>
        <w:annotationRef/>
      </w:r>
    </w:p>
  </w:comment>
  <w:comment w:id="247" w:author="John Corley" w:date="2020-02-24T11:38:00Z" w:initials="JC">
    <w:p w14:paraId="7CB543CF" w14:textId="77777777" w:rsidR="00521989" w:rsidRDefault="00521989">
      <w:pPr>
        <w:pStyle w:val="CommentText"/>
      </w:pPr>
      <w:r>
        <w:rPr>
          <w:rStyle w:val="CommentReference"/>
        </w:rPr>
        <w:annotationRef/>
      </w:r>
      <w:r w:rsidR="00981349">
        <w:t>Hi Ed</w:t>
      </w:r>
    </w:p>
    <w:p w14:paraId="1BA50179" w14:textId="1579299B" w:rsidR="00981349" w:rsidRDefault="00981349">
      <w:pPr>
        <w:pStyle w:val="CommentText"/>
      </w:pPr>
      <w:r>
        <w:t xml:space="preserve">Yes – the logo </w:t>
      </w:r>
      <w:r w:rsidR="00155362">
        <w:t>is due to be revised</w:t>
      </w:r>
      <w:r w:rsidR="00EA39F5">
        <w:t xml:space="preserve"> a</w:t>
      </w:r>
      <w:r w:rsidR="00F57F15">
        <w:t>nd will be swapped out with the new logo for all sites</w:t>
      </w:r>
      <w:r w:rsidR="003A3BAA">
        <w:t xml:space="preserve">.  Jose or I will send out an email on the new logo separate from this specification. </w:t>
      </w:r>
    </w:p>
  </w:comment>
  <w:comment w:id="249" w:author="Declan Rudden" w:date="2020-01-28T11:46:00Z" w:initials="DR">
    <w:p w14:paraId="165B331F" w14:textId="50EB1B5B" w:rsidR="00DB3D79" w:rsidRDefault="00DB3D79">
      <w:pPr>
        <w:pStyle w:val="CommentText"/>
      </w:pPr>
      <w:r>
        <w:rPr>
          <w:rStyle w:val="CommentReference"/>
        </w:rPr>
        <w:annotationRef/>
      </w:r>
      <w:r w:rsidR="00B55AB7">
        <w:t>This screenshot should be replaced</w:t>
      </w:r>
      <w:r w:rsidR="00054CD8">
        <w:t xml:space="preserve"> so that IP Base Number is not included.</w:t>
      </w:r>
    </w:p>
  </w:comment>
  <w:comment w:id="253" w:author="Niamh McGarry" w:date="2020-01-17T16:41:00Z" w:initials="NM">
    <w:p w14:paraId="08F8AFFA" w14:textId="2E1E1F7B" w:rsidR="003F1A95" w:rsidRDefault="003F1A95">
      <w:pPr>
        <w:pStyle w:val="CommentText"/>
      </w:pPr>
      <w:r>
        <w:rPr>
          <w:rStyle w:val="CommentReference"/>
        </w:rPr>
        <w:annotationRef/>
      </w:r>
      <w:r>
        <w:t xml:space="preserve">Update this </w:t>
      </w:r>
      <w:r w:rsidR="00622C64">
        <w:t xml:space="preserve">screenshot </w:t>
      </w:r>
      <w:r>
        <w:t>to show proposed navigation bar? ‘New Submission’ and ‘Workflow’ won’t be available in the public portal</w:t>
      </w:r>
      <w:r w:rsidR="003E5E78">
        <w:t xml:space="preserve">. </w:t>
      </w:r>
      <w:r w:rsidR="00622C64">
        <w:t>Also, i</w:t>
      </w:r>
      <w:r w:rsidR="003E5E78">
        <w:t>t should contain a link to the user guide.</w:t>
      </w:r>
    </w:p>
  </w:comment>
  <w:comment w:id="254" w:author="John Corley" w:date="2020-01-24T16:31:00Z" w:initials="JC">
    <w:p w14:paraId="0FDA30F2" w14:textId="48C9DFF9" w:rsidR="007D610E" w:rsidRDefault="007D610E">
      <w:pPr>
        <w:pStyle w:val="CommentText"/>
      </w:pPr>
      <w:r>
        <w:rPr>
          <w:rStyle w:val="CommentReference"/>
        </w:rPr>
        <w:annotationRef/>
      </w:r>
      <w:r w:rsidR="00365C9F">
        <w:fldChar w:fldCharType="begin"/>
      </w:r>
      <w:r w:rsidR="00365C9F">
        <w:instrText xml:space="preserve"> HYPERLINK "mailto:Ana.Villegas@spanishpoint.ie" </w:instrText>
      </w:r>
      <w:bookmarkStart w:id="255" w:name="_@_5B4032ABC7C24163A08781380DA6C054Z"/>
      <w:r w:rsidR="00365C9F">
        <w:rPr>
          <w:rStyle w:val="Mention"/>
        </w:rPr>
        <w:fldChar w:fldCharType="separate"/>
      </w:r>
      <w:bookmarkEnd w:id="255"/>
      <w:r w:rsidR="00365C9F" w:rsidRPr="00365C9F">
        <w:rPr>
          <w:rStyle w:val="Mention"/>
          <w:noProof/>
        </w:rPr>
        <w:t>@Ana Janeth Villegas Salazar</w:t>
      </w:r>
      <w:r w:rsidR="00365C9F">
        <w:fldChar w:fldCharType="end"/>
      </w:r>
      <w:r w:rsidR="00365C9F">
        <w:t xml:space="preserve"> to update the </w:t>
      </w:r>
      <w:r w:rsidR="00BF416C">
        <w:t xml:space="preserve">title bar </w:t>
      </w:r>
      <w:r w:rsidR="00F66988">
        <w:t>as per the bullet points</w:t>
      </w:r>
    </w:p>
  </w:comment>
  <w:comment w:id="257" w:author="Niamh McGarry" w:date="2020-01-17T16:43:00Z" w:initials="NM">
    <w:p w14:paraId="26DD8036" w14:textId="77777777" w:rsidR="00622C64" w:rsidRDefault="00622C64">
      <w:pPr>
        <w:pStyle w:val="CommentText"/>
      </w:pPr>
      <w:r>
        <w:rPr>
          <w:rStyle w:val="CommentReference"/>
        </w:rPr>
        <w:annotationRef/>
      </w:r>
      <w:r>
        <w:t>Update this screenshot to show proposed navigation bar? ‘New Submission’ and ‘Workflow’ won’t be available in the public portal. Also, it should contain a link to the user guide.</w:t>
      </w:r>
    </w:p>
    <w:p w14:paraId="04172B05" w14:textId="77777777" w:rsidR="00276011" w:rsidRDefault="00276011">
      <w:pPr>
        <w:pStyle w:val="CommentText"/>
      </w:pPr>
    </w:p>
    <w:p w14:paraId="5CD23B8D" w14:textId="20EB0029" w:rsidR="00276011" w:rsidRDefault="00276011">
      <w:pPr>
        <w:pStyle w:val="CommentText"/>
      </w:pPr>
      <w:r>
        <w:t>Include figure #</w:t>
      </w:r>
    </w:p>
  </w:comment>
  <w:comment w:id="258" w:author="John Corley" w:date="2020-01-24T16:33:00Z" w:initials="JC">
    <w:p w14:paraId="5E5D59FF" w14:textId="5A51ECCB" w:rsidR="00ED4391" w:rsidRDefault="00ED4391">
      <w:pPr>
        <w:pStyle w:val="CommentText"/>
      </w:pPr>
      <w:r>
        <w:rPr>
          <w:rStyle w:val="CommentReference"/>
        </w:rPr>
        <w:annotationRef/>
      </w:r>
      <w:r>
        <w:t xml:space="preserve">I’ve </w:t>
      </w:r>
      <w:r w:rsidR="00E06E8B">
        <w:t xml:space="preserve">removed the </w:t>
      </w:r>
      <w:r w:rsidR="000A1C1A">
        <w:t xml:space="preserve">Nav bar from this screen shot to focus on the </w:t>
      </w:r>
      <w:r w:rsidR="008231CD">
        <w:t>tabs so hopefully this can be closed now</w:t>
      </w:r>
    </w:p>
  </w:comment>
  <w:comment w:id="260" w:author="Niamh McGarry" w:date="2020-01-17T16:43:00Z" w:initials="NM">
    <w:p w14:paraId="4A0C4A5E" w14:textId="77777777" w:rsidR="00276011" w:rsidRDefault="00276011" w:rsidP="00276011">
      <w:pPr>
        <w:pStyle w:val="CommentText"/>
      </w:pPr>
      <w:r>
        <w:rPr>
          <w:rStyle w:val="CommentReference"/>
        </w:rPr>
        <w:annotationRef/>
      </w:r>
      <w:r>
        <w:t>Update this screenshot to show proposed navigation bar? ‘New Submission’ and ‘Workflow’ won’t be available in the public portal. Also, it should contain a link to the user guide.</w:t>
      </w:r>
    </w:p>
    <w:p w14:paraId="548DDF19" w14:textId="77777777" w:rsidR="00276011" w:rsidRDefault="00276011" w:rsidP="00276011">
      <w:pPr>
        <w:pStyle w:val="CommentText"/>
      </w:pPr>
    </w:p>
    <w:p w14:paraId="722912F7" w14:textId="61B4B1F3" w:rsidR="00276011" w:rsidRDefault="00276011" w:rsidP="00276011">
      <w:pPr>
        <w:pStyle w:val="CommentText"/>
      </w:pPr>
      <w:r>
        <w:t>Include figure #</w:t>
      </w:r>
    </w:p>
  </w:comment>
  <w:comment w:id="259" w:author="John Corley" w:date="2020-01-24T16:34:00Z" w:initials="JC">
    <w:p w14:paraId="5BE683D3" w14:textId="0D4DE831" w:rsidR="008231CD" w:rsidRDefault="008231CD">
      <w:pPr>
        <w:pStyle w:val="CommentText"/>
      </w:pPr>
      <w:r>
        <w:rPr>
          <w:rStyle w:val="CommentReference"/>
        </w:rPr>
        <w:annotationRef/>
      </w:r>
      <w:r>
        <w:t>As per above</w:t>
      </w:r>
    </w:p>
  </w:comment>
  <w:comment w:id="261" w:author="Declan Rudden" w:date="2020-01-28T11:51:00Z" w:initials="DR">
    <w:p w14:paraId="5DA802BC" w14:textId="09308BEC" w:rsidR="00D40C74" w:rsidRDefault="00D40C74">
      <w:pPr>
        <w:pStyle w:val="CommentText"/>
      </w:pPr>
      <w:r>
        <w:rPr>
          <w:rStyle w:val="CommentReference"/>
        </w:rPr>
        <w:annotationRef/>
      </w:r>
      <w:r>
        <w:t xml:space="preserve">Should all IP numbers for the Creator </w:t>
      </w:r>
      <w:r w:rsidR="00816E59">
        <w:t>be displayed?</w:t>
      </w:r>
      <w:r w:rsidR="00D51C8F">
        <w:t xml:space="preserve">  </w:t>
      </w:r>
      <w:r w:rsidR="00CA6F55">
        <w:t xml:space="preserve">I don’t think it should.  </w:t>
      </w:r>
      <w:r w:rsidR="00D51C8F">
        <w:t>This mock-up appears as if multiple IP numbers for Franc</w:t>
      </w:r>
      <w:r w:rsidR="00A323EA">
        <w:t>is Healy are being displayed.</w:t>
      </w:r>
    </w:p>
  </w:comment>
  <w:comment w:id="262" w:author="John Corley" w:date="2020-01-28T13:40:00Z" w:initials="JC">
    <w:p w14:paraId="51B4A9A1" w14:textId="4764C8A9" w:rsidR="001471F3" w:rsidRDefault="001471F3">
      <w:pPr>
        <w:pStyle w:val="CommentText"/>
      </w:pPr>
      <w:r>
        <w:rPr>
          <w:rStyle w:val="CommentReference"/>
        </w:rPr>
        <w:annotationRef/>
      </w:r>
      <w:r>
        <w:t xml:space="preserve">One IP per creator </w:t>
      </w:r>
      <w:r w:rsidR="000F227F">
        <w:t xml:space="preserve">should be shown and is shown in the Agency Portal </w:t>
      </w:r>
      <w:r w:rsidR="00050D9A">
        <w:t>for this ISWC.  This is a</w:t>
      </w:r>
      <w:r w:rsidR="007233DA">
        <w:t xml:space="preserve">n error in the mockup that </w:t>
      </w:r>
      <w:r w:rsidR="007233DA">
        <w:fldChar w:fldCharType="begin"/>
      </w:r>
      <w:r w:rsidR="007233DA">
        <w:instrText xml:space="preserve"> HYPERLINK "mailto:Ana.Villegas@spanishpoint.ie" </w:instrText>
      </w:r>
      <w:bookmarkStart w:id="263" w:name="_@_AD10A239B8AE4EF3831111B6EF7790BAZ"/>
      <w:r w:rsidR="007233DA">
        <w:rPr>
          <w:rStyle w:val="Mention"/>
        </w:rPr>
        <w:fldChar w:fldCharType="separate"/>
      </w:r>
      <w:bookmarkEnd w:id="263"/>
      <w:r w:rsidR="007233DA" w:rsidRPr="007233DA">
        <w:rPr>
          <w:rStyle w:val="Mention"/>
          <w:noProof/>
        </w:rPr>
        <w:t>@Ana Janeth Villegas Salazar</w:t>
      </w:r>
      <w:r w:rsidR="007233DA">
        <w:fldChar w:fldCharType="end"/>
      </w:r>
      <w:r w:rsidR="007233DA">
        <w:t xml:space="preserve"> will resolve</w:t>
      </w:r>
    </w:p>
  </w:comment>
  <w:comment w:id="264" w:author="Niamh McGarry" w:date="2020-01-17T16:44:00Z" w:initials="NM">
    <w:p w14:paraId="513D7567" w14:textId="31F6E428" w:rsidR="00B411CB" w:rsidRDefault="00B411CB">
      <w:pPr>
        <w:pStyle w:val="CommentText"/>
      </w:pPr>
      <w:r>
        <w:rPr>
          <w:rStyle w:val="CommentReference"/>
        </w:rPr>
        <w:annotationRef/>
      </w:r>
      <w:r>
        <w:t xml:space="preserve">Allow search action by clicking ‘enter’ as well as clicking on the ‘Search’ button? </w:t>
      </w:r>
    </w:p>
  </w:comment>
  <w:comment w:id="265" w:author="John Corley" w:date="2020-01-24T17:20:00Z" w:initials="JC">
    <w:p w14:paraId="7FB1D6F8" w14:textId="010CE4EB" w:rsidR="005D3C25" w:rsidRDefault="005D3C25">
      <w:pPr>
        <w:pStyle w:val="CommentText"/>
      </w:pPr>
      <w:r>
        <w:rPr>
          <w:rStyle w:val="CommentReference"/>
        </w:rPr>
        <w:annotationRef/>
      </w:r>
      <w:r>
        <w:t xml:space="preserve">Added a note below. </w:t>
      </w:r>
    </w:p>
  </w:comment>
  <w:comment w:id="273" w:author="Niamh McGarry" w:date="2020-01-17T16:45:00Z" w:initials="NM">
    <w:p w14:paraId="1D68D687" w14:textId="77777777" w:rsidR="005D722F" w:rsidRDefault="005D722F">
      <w:pPr>
        <w:pStyle w:val="CommentText"/>
      </w:pPr>
      <w:r>
        <w:rPr>
          <w:rStyle w:val="CommentReference"/>
        </w:rPr>
        <w:annotationRef/>
      </w:r>
      <w:r>
        <w:t>Content of T&amp;C to be confirmed</w:t>
      </w:r>
    </w:p>
    <w:p w14:paraId="01A21184" w14:textId="77777777" w:rsidR="005D722F" w:rsidRDefault="005D722F">
      <w:pPr>
        <w:pStyle w:val="CommentText"/>
      </w:pPr>
    </w:p>
    <w:p w14:paraId="72A87873" w14:textId="6E85A201" w:rsidR="005D722F" w:rsidRDefault="005D722F">
      <w:pPr>
        <w:pStyle w:val="CommentText"/>
      </w:pPr>
      <w:r>
        <w:t xml:space="preserve">For example, the contact email in here is </w:t>
      </w:r>
      <w:hyperlink r:id="rId1" w:history="1">
        <w:r w:rsidRPr="002054D2">
          <w:rPr>
            <w:rStyle w:val="Hyperlink"/>
          </w:rPr>
          <w:t>info@iswc.org</w:t>
        </w:r>
      </w:hyperlink>
      <w:r>
        <w:t xml:space="preserve"> – will it remain the same?</w:t>
      </w:r>
    </w:p>
  </w:comment>
  <w:comment w:id="274" w:author="John Corley" w:date="2020-01-28T14:15:00Z" w:initials="JC">
    <w:p w14:paraId="7623BF95" w14:textId="364C933A" w:rsidR="006268AD" w:rsidRDefault="006268AD">
      <w:pPr>
        <w:pStyle w:val="CommentText"/>
      </w:pPr>
      <w:r>
        <w:rPr>
          <w:rStyle w:val="CommentReference"/>
        </w:rPr>
        <w:annotationRef/>
      </w:r>
      <w:r>
        <w:t>Info from Jose – We have changed these terms and condit</w:t>
      </w:r>
      <w:r w:rsidR="006A1205">
        <w:t>ions recently. These will be validated prior to go live by Jose</w:t>
      </w:r>
      <w:r w:rsidR="006400F0">
        <w:t>.</w:t>
      </w:r>
    </w:p>
  </w:comment>
  <w:comment w:id="277" w:author="Niamh McGarry" w:date="2020-01-17T16:46:00Z" w:initials="NM">
    <w:p w14:paraId="2EC4C799" w14:textId="4FAD0C5E" w:rsidR="00DB79AA" w:rsidRDefault="00DB79AA">
      <w:pPr>
        <w:pStyle w:val="CommentText"/>
      </w:pPr>
      <w:r>
        <w:rPr>
          <w:rStyle w:val="CommentReference"/>
        </w:rPr>
        <w:annotationRef/>
      </w:r>
      <w:r>
        <w:t>Will the general public</w:t>
      </w:r>
      <w:r w:rsidR="00AC4117">
        <w:t>/users</w:t>
      </w:r>
      <w:r>
        <w:t xml:space="preserve"> understand </w:t>
      </w:r>
      <w:r w:rsidR="00AC4117">
        <w:t>what we mean by ‘Agency’ work code?</w:t>
      </w:r>
    </w:p>
  </w:comment>
  <w:comment w:id="278" w:author="John Corley" w:date="2020-01-22T14:33:00Z" w:initials="JC">
    <w:p w14:paraId="5FFA4B09" w14:textId="1433AA5E" w:rsidR="002D6E23" w:rsidRDefault="002D6E23">
      <w:pPr>
        <w:pStyle w:val="CommentText"/>
      </w:pPr>
      <w:r>
        <w:rPr>
          <w:rStyle w:val="CommentReference"/>
        </w:rPr>
        <w:annotationRef/>
      </w:r>
      <w:r>
        <w:t>Lets leave as is</w:t>
      </w:r>
    </w:p>
  </w:comment>
  <w:comment w:id="280" w:author="Oshanani, Ed" w:date="2020-02-11T14:34:00Z" w:initials="OE">
    <w:p w14:paraId="0E6CBE3A" w14:textId="3A4B9A3D" w:rsidR="1EAEB298" w:rsidRDefault="1EAEB298">
      <w:pPr>
        <w:pStyle w:val="CommentText"/>
      </w:pPr>
      <w:r>
        <w:t>Does the Search by ISWC accept both formatted and unformatted ISWCs?</w:t>
      </w:r>
      <w:r>
        <w:rPr>
          <w:rStyle w:val="CommentReference"/>
        </w:rPr>
        <w:annotationRef/>
      </w:r>
    </w:p>
  </w:comment>
  <w:comment w:id="281" w:author="John Corley" w:date="2020-02-24T11:47:00Z" w:initials="JC">
    <w:p w14:paraId="643DE690" w14:textId="71D810CC" w:rsidR="003A3BAA" w:rsidRDefault="003A3BAA">
      <w:pPr>
        <w:pStyle w:val="CommentText"/>
      </w:pPr>
      <w:r>
        <w:rPr>
          <w:rStyle w:val="CommentReference"/>
        </w:rPr>
        <w:annotationRef/>
      </w:r>
      <w:r>
        <w:t>Yes – It accepts both and autoformats it if what you enter is</w:t>
      </w:r>
      <w:r w:rsidR="00680F63">
        <w:t xml:space="preserve"> the unformatted version. </w:t>
      </w:r>
    </w:p>
  </w:comment>
  <w:comment w:id="284" w:author="Niamh McGarry" w:date="2020-01-17T16:51:00Z" w:initials="NM">
    <w:p w14:paraId="06711885" w14:textId="3EA7D651" w:rsidR="00E07721" w:rsidRDefault="00E07721">
      <w:pPr>
        <w:pStyle w:val="CommentText"/>
      </w:pPr>
      <w:r>
        <w:rPr>
          <w:rStyle w:val="CommentReference"/>
        </w:rPr>
        <w:annotationRef/>
      </w:r>
      <w:r>
        <w:t>Is ‘Database’ relevant for users of the public portal?</w:t>
      </w:r>
    </w:p>
  </w:comment>
  <w:comment w:id="285" w:author="John Corley" w:date="2020-01-24T16:38:00Z" w:initials="JC">
    <w:p w14:paraId="024093E4" w14:textId="4C966B95" w:rsidR="00EF6265" w:rsidRDefault="00EF6265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"mailto:Ana.Villegas@spanishpoint.ie" </w:instrText>
      </w:r>
      <w:bookmarkStart w:id="286" w:name="_@_4A91A49AE9E44C52B9004366E557EAECZ"/>
      <w:r>
        <w:rPr>
          <w:rStyle w:val="Mention"/>
        </w:rPr>
        <w:fldChar w:fldCharType="separate"/>
      </w:r>
      <w:bookmarkEnd w:id="286"/>
      <w:r w:rsidRPr="00EF6265">
        <w:rPr>
          <w:rStyle w:val="Mention"/>
          <w:noProof/>
        </w:rPr>
        <w:t>@Ana Janeth Villegas Salazar</w:t>
      </w:r>
      <w:r>
        <w:fldChar w:fldCharType="end"/>
      </w:r>
      <w:r>
        <w:t xml:space="preserve"> to hide database field in screen shot</w:t>
      </w:r>
    </w:p>
  </w:comment>
  <w:comment w:id="287" w:author="Declan Rudden" w:date="2020-01-28T11:59:00Z" w:initials="DR">
    <w:p w14:paraId="65FE3E8A" w14:textId="7186467D" w:rsidR="007853BE" w:rsidRDefault="007853BE">
      <w:pPr>
        <w:pStyle w:val="CommentText"/>
      </w:pPr>
      <w:r>
        <w:rPr>
          <w:rStyle w:val="CommentReference"/>
        </w:rPr>
        <w:annotationRef/>
      </w:r>
      <w:r w:rsidR="00277FD0">
        <w:t>Confirm s</w:t>
      </w:r>
      <w:r>
        <w:t xml:space="preserve">earch is against </w:t>
      </w:r>
      <w:r w:rsidR="00277FD0">
        <w:t>a single d/b.</w:t>
      </w:r>
    </w:p>
  </w:comment>
  <w:comment w:id="288" w:author="John Corley" w:date="2020-01-28T14:17:00Z" w:initials="JC">
    <w:p w14:paraId="5285C327" w14:textId="71A358F0" w:rsidR="00487E66" w:rsidRDefault="00487E66">
      <w:pPr>
        <w:pStyle w:val="CommentText"/>
      </w:pPr>
      <w:r>
        <w:rPr>
          <w:rStyle w:val="CommentReference"/>
        </w:rPr>
        <w:annotationRef/>
      </w:r>
      <w:r w:rsidR="00F13411">
        <w:t>Agreed this is ok</w:t>
      </w:r>
    </w:p>
  </w:comment>
  <w:comment w:id="290" w:author="Declan Rudden" w:date="2020-01-28T12:01:00Z" w:initials="DR">
    <w:p w14:paraId="46C3CF8F" w14:textId="19B3A158" w:rsidR="00F17351" w:rsidRDefault="00F17351">
      <w:pPr>
        <w:pStyle w:val="CommentText"/>
      </w:pPr>
      <w:r>
        <w:rPr>
          <w:rStyle w:val="CommentReference"/>
        </w:rPr>
        <w:annotationRef/>
      </w:r>
      <w:r>
        <w:t>Update screenshot to remove IP Base Number</w:t>
      </w:r>
    </w:p>
  </w:comment>
  <w:comment w:id="291" w:author="John Corley" w:date="2020-01-28T13:39:00Z" w:initials="JC">
    <w:p w14:paraId="5CDA456C" w14:textId="5C53AF1B" w:rsidR="00A55EAD" w:rsidRDefault="00A55EAD">
      <w:pPr>
        <w:pStyle w:val="CommentText"/>
      </w:pPr>
      <w:r>
        <w:rPr>
          <w:rStyle w:val="CommentReference"/>
        </w:rPr>
        <w:annotationRef/>
      </w:r>
      <w:r>
        <w:t>This screenshot shows the existing agency portal screen.  The one below reflects the modified one for the public portal.  If required I can remove this existing screenshot entirely?</w:t>
      </w:r>
      <w:r w:rsidR="00120BA2">
        <w:t xml:space="preserve">  Leave as is</w:t>
      </w:r>
    </w:p>
  </w:comment>
  <w:comment w:id="292" w:author="Niamh McGarry" w:date="2020-01-17T16:52:00Z" w:initials="NM">
    <w:p w14:paraId="292ACF6F" w14:textId="77777777" w:rsidR="00010B9C" w:rsidRDefault="00010B9C">
      <w:pPr>
        <w:pStyle w:val="CommentText"/>
      </w:pPr>
      <w:r>
        <w:rPr>
          <w:rStyle w:val="CommentReference"/>
        </w:rPr>
        <w:annotationRef/>
      </w:r>
      <w:r>
        <w:t xml:space="preserve">There’s a typo in the title in this screenshot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30CF3BE5" w14:textId="77777777" w:rsidR="00B82F51" w:rsidRDefault="00B82F51">
      <w:pPr>
        <w:pStyle w:val="CommentText"/>
      </w:pPr>
    </w:p>
    <w:p w14:paraId="52038DEC" w14:textId="6D6881CE" w:rsidR="0019568E" w:rsidRDefault="00B82F51">
      <w:pPr>
        <w:pStyle w:val="CommentText"/>
      </w:pPr>
      <w:r>
        <w:t xml:space="preserve">General note: some of the screenshots </w:t>
      </w:r>
      <w:r w:rsidR="0019568E">
        <w:t xml:space="preserve">in this document </w:t>
      </w:r>
      <w:r>
        <w:t>are not numbered</w:t>
      </w:r>
    </w:p>
    <w:p w14:paraId="04135F93" w14:textId="5D48AB54" w:rsidR="00B82F51" w:rsidRDefault="00B82F51">
      <w:pPr>
        <w:pStyle w:val="CommentText"/>
      </w:pPr>
      <w:r>
        <w:t>e.g. Figure X:</w:t>
      </w:r>
      <w:r w:rsidR="0019568E">
        <w:t xml:space="preserve"> Proposed Public Portal ‘by Title’ option</w:t>
      </w:r>
    </w:p>
  </w:comment>
  <w:comment w:id="294" w:author="John Corley" w:date="2020-01-28T15:08:00Z" w:initials="JC">
    <w:p w14:paraId="4A96BB58" w14:textId="42399D12" w:rsidR="000E6FD2" w:rsidRDefault="000E6FD2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"mailto:Ana.Villegas@spanishpoint.ie" </w:instrText>
      </w:r>
      <w:bookmarkStart w:id="295" w:name="_@_45C44BB3FDCD4AE8BD8A4C6CB128DF31Z"/>
      <w:r>
        <w:rPr>
          <w:rStyle w:val="Mention"/>
        </w:rPr>
        <w:fldChar w:fldCharType="separate"/>
      </w:r>
      <w:bookmarkEnd w:id="295"/>
      <w:r w:rsidRPr="000E6FD2">
        <w:rPr>
          <w:rStyle w:val="Mention"/>
          <w:noProof/>
        </w:rPr>
        <w:t>@Ana Janeth Villegas Salazar</w:t>
      </w:r>
      <w:r>
        <w:fldChar w:fldCharType="end"/>
      </w:r>
      <w:r>
        <w:t xml:space="preserve"> to include </w:t>
      </w:r>
      <w:r w:rsidR="00A64408">
        <w:t xml:space="preserve">new screenshot of this. </w:t>
      </w:r>
    </w:p>
  </w:comment>
  <w:comment w:id="299" w:author="Oshanani, Ed" w:date="2020-02-11T14:38:00Z" w:initials="OE">
    <w:p w14:paraId="126DEE1B" w14:textId="1F89D573" w:rsidR="1EAEB298" w:rsidRDefault="1EAEB298">
      <w:pPr>
        <w:pStyle w:val="CommentText"/>
      </w:pPr>
      <w:r>
        <w:t>Comments on Search Results Grid:</w:t>
      </w:r>
      <w:r>
        <w:rPr>
          <w:rStyle w:val="CommentReference"/>
        </w:rPr>
        <w:annotationRef/>
      </w:r>
    </w:p>
    <w:p w14:paraId="38E45796" w14:textId="2DD81BA1" w:rsidR="1EAEB298" w:rsidRDefault="1EAEB298">
      <w:pPr>
        <w:pStyle w:val="CommentText"/>
      </w:pPr>
      <w:r>
        <w:t>1)  List of Creator Names and associated IP Name Number should be aligned on the same row</w:t>
      </w:r>
    </w:p>
    <w:p w14:paraId="084CFF37" w14:textId="3CC7D463" w:rsidR="1EAEB298" w:rsidRDefault="1EAEB298">
      <w:pPr>
        <w:pStyle w:val="CommentText"/>
      </w:pPr>
      <w:r>
        <w:t>2)  What does the column “Rank” represent?</w:t>
      </w:r>
    </w:p>
    <w:p w14:paraId="5F98149F" w14:textId="727D7644" w:rsidR="1EAEB298" w:rsidRDefault="1EAEB298">
      <w:pPr>
        <w:pStyle w:val="CommentText"/>
      </w:pPr>
      <w:r>
        <w:t xml:space="preserve">3)  What is the sort order of returned result? Is it by Work Title? Preferred ISWC? </w:t>
      </w:r>
    </w:p>
  </w:comment>
  <w:comment w:id="300" w:author="John Corley" w:date="2020-02-24T11:48:00Z" w:initials="JC">
    <w:p w14:paraId="2C81EC43" w14:textId="77777777" w:rsidR="00680F63" w:rsidRDefault="00680F63">
      <w:pPr>
        <w:pStyle w:val="CommentText"/>
      </w:pPr>
      <w:r>
        <w:rPr>
          <w:rStyle w:val="CommentReference"/>
        </w:rPr>
        <w:annotationRef/>
      </w:r>
      <w:r>
        <w:t xml:space="preserve">1 – Alignment of Names and IP Name Numbers. </w:t>
      </w:r>
      <w:r w:rsidR="00C75ED7">
        <w:t>This is included as per note 5 in the open items and sample in appendix B</w:t>
      </w:r>
    </w:p>
    <w:p w14:paraId="1C7C0D55" w14:textId="77777777" w:rsidR="00D932B6" w:rsidRDefault="00643FA5">
      <w:pPr>
        <w:pStyle w:val="CommentText"/>
      </w:pPr>
      <w:r>
        <w:t xml:space="preserve">2 – Rank should not be shown </w:t>
      </w:r>
      <w:r w:rsidR="00B55DD4">
        <w:t xml:space="preserve">and is not shown on the Agency portal.  I’ve removed it now from the screen shot. </w:t>
      </w:r>
    </w:p>
    <w:p w14:paraId="09096337" w14:textId="28032D0E" w:rsidR="00B55DD4" w:rsidRDefault="00B55DD4">
      <w:pPr>
        <w:pStyle w:val="CommentText"/>
      </w:pPr>
      <w:r>
        <w:t xml:space="preserve">3 </w:t>
      </w:r>
      <w:r w:rsidR="00963972">
        <w:t>–</w:t>
      </w:r>
      <w:r>
        <w:t xml:space="preserve"> </w:t>
      </w:r>
      <w:r w:rsidR="00963972">
        <w:t xml:space="preserve">The user can sort the </w:t>
      </w:r>
      <w:r w:rsidR="00DD1777">
        <w:t>results</w:t>
      </w:r>
      <w:r w:rsidR="00963972">
        <w:t xml:space="preserve"> by Preferred ISWC, Original Title</w:t>
      </w:r>
      <w:r w:rsidR="006F77F9">
        <w:t>, Original Submission</w:t>
      </w:r>
      <w:r w:rsidR="008D48E3">
        <w:t xml:space="preserve"> or Last Update</w:t>
      </w:r>
      <w:r w:rsidR="00BD1F8A">
        <w:t xml:space="preserve">.  </w:t>
      </w:r>
      <w:r w:rsidR="00960720">
        <w:t xml:space="preserve">By </w:t>
      </w:r>
      <w:r w:rsidR="005610F9">
        <w:t>default,</w:t>
      </w:r>
      <w:r w:rsidR="00960720">
        <w:t xml:space="preserve"> it is sorted by descending Preferred ISWC Number as this was what was agreed for the Agency portal. </w:t>
      </w:r>
    </w:p>
  </w:comment>
  <w:comment w:id="301" w:author="Declan Rudden" w:date="2020-01-28T12:03:00Z" w:initials="DR">
    <w:p w14:paraId="4B75EC00" w14:textId="756A2B22" w:rsidR="006F6BE4" w:rsidRDefault="006F6BE4">
      <w:pPr>
        <w:pStyle w:val="CommentText"/>
      </w:pPr>
      <w:r>
        <w:rPr>
          <w:rStyle w:val="CommentReference"/>
        </w:rPr>
        <w:annotationRef/>
      </w:r>
      <w:r w:rsidR="001412B0">
        <w:t xml:space="preserve">I think only one IP per creator should be displayed.  </w:t>
      </w:r>
      <w:r w:rsidR="006A50F4">
        <w:t xml:space="preserve">I suggest </w:t>
      </w:r>
      <w:r w:rsidR="00B41C9A">
        <w:t>C</w:t>
      </w:r>
      <w:r w:rsidR="006B1E5D">
        <w:t xml:space="preserve">reator and </w:t>
      </w:r>
      <w:r w:rsidR="00DB3018">
        <w:t xml:space="preserve">IP number </w:t>
      </w:r>
      <w:r w:rsidR="00C43246">
        <w:t xml:space="preserve">should be aligned </w:t>
      </w:r>
      <w:r w:rsidR="009B2091">
        <w:t>per line</w:t>
      </w:r>
      <w:r w:rsidR="006A50F4">
        <w:t>.</w:t>
      </w:r>
      <w:r w:rsidR="00201D12">
        <w:t xml:space="preserve">  </w:t>
      </w:r>
      <w:r w:rsidR="00722EA9">
        <w:t>Publishers should not be displayed.</w:t>
      </w:r>
    </w:p>
  </w:comment>
  <w:comment w:id="302" w:author="John Corley" w:date="2020-01-28T13:36:00Z" w:initials="JC">
    <w:p w14:paraId="78ED4C54" w14:textId="16D5AEAC" w:rsidR="000A2DCC" w:rsidRDefault="000A2DCC">
      <w:pPr>
        <w:pStyle w:val="CommentText"/>
      </w:pPr>
      <w:r>
        <w:rPr>
          <w:rStyle w:val="CommentReference"/>
        </w:rPr>
        <w:annotationRef/>
      </w:r>
      <w:r>
        <w:t xml:space="preserve">One IP per creator </w:t>
      </w:r>
      <w:r w:rsidR="009F2448">
        <w:t xml:space="preserve">where there are multiple </w:t>
      </w:r>
      <w:r w:rsidR="00B35FA8">
        <w:t>shown in certain circumstances</w:t>
      </w:r>
      <w:r w:rsidR="009F2448">
        <w:t xml:space="preserve"> </w:t>
      </w:r>
      <w:r>
        <w:t xml:space="preserve">is a known </w:t>
      </w:r>
      <w:r w:rsidR="00902A97">
        <w:t>item</w:t>
      </w:r>
      <w:r>
        <w:t xml:space="preserve"> being resolved in the Agency Portal (</w:t>
      </w:r>
      <w:r w:rsidR="001240EF" w:rsidRPr="001240EF">
        <w:t>2447</w:t>
      </w:r>
      <w:r w:rsidR="001240EF">
        <w:t xml:space="preserve">) </w:t>
      </w:r>
      <w:r w:rsidR="00902A97">
        <w:t xml:space="preserve">and will be inherited by this specification.  </w:t>
      </w:r>
      <w:r w:rsidR="00E93D0A">
        <w:t xml:space="preserve"> Aligning numbers and names </w:t>
      </w:r>
      <w:r w:rsidR="006C7C36">
        <w:t xml:space="preserve">is not </w:t>
      </w:r>
      <w:r w:rsidR="00FC5FBB">
        <w:t xml:space="preserve">planned for agency portal </w:t>
      </w:r>
      <w:r w:rsidR="004E497C">
        <w:t>and is not recommended due to responsive nature of grid etc.</w:t>
      </w:r>
    </w:p>
  </w:comment>
  <w:comment w:id="303" w:author="John Corley" w:date="2020-02-11T14:32:00Z" w:initials="JC">
    <w:p w14:paraId="0F8D7C3A" w14:textId="75C10133" w:rsidR="00123E5E" w:rsidRDefault="00123E5E">
      <w:pPr>
        <w:pStyle w:val="CommentText"/>
      </w:pPr>
      <w:r>
        <w:rPr>
          <w:rStyle w:val="CommentReference"/>
        </w:rPr>
        <w:annotationRef/>
      </w:r>
      <w:r w:rsidR="00A97BC0">
        <w:t xml:space="preserve">Solution for aligning </w:t>
      </w:r>
      <w:r w:rsidR="00386CBC">
        <w:t>IP Name Numbers and Names has been included now (in appendix b)</w:t>
      </w:r>
    </w:p>
  </w:comment>
  <w:comment w:id="304" w:author="John Corley" w:date="2020-01-28T14:41:00Z" w:initials="JC">
    <w:p w14:paraId="63427C43" w14:textId="7E6032C2" w:rsidR="0007533F" w:rsidRDefault="0007533F">
      <w:pPr>
        <w:pStyle w:val="CommentText"/>
      </w:pPr>
      <w:r>
        <w:rPr>
          <w:rStyle w:val="CommentReference"/>
        </w:rPr>
        <w:annotationRef/>
      </w:r>
      <w:r w:rsidR="00BE207E">
        <w:t xml:space="preserve">Need to update screen shot to not show </w:t>
      </w:r>
      <w:r w:rsidR="00A2699A">
        <w:t>publishers data etc.</w:t>
      </w:r>
    </w:p>
  </w:comment>
  <w:comment w:id="305" w:author="Declan Rudden" w:date="2020-01-28T12:05:00Z" w:initials="DR">
    <w:p w14:paraId="38319FCE" w14:textId="2912F8DF" w:rsidR="004826D0" w:rsidRDefault="004826D0">
      <w:pPr>
        <w:pStyle w:val="CommentText"/>
      </w:pPr>
      <w:r>
        <w:rPr>
          <w:rStyle w:val="CommentReference"/>
        </w:rPr>
        <w:annotationRef/>
      </w:r>
      <w:r>
        <w:t>As above</w:t>
      </w:r>
    </w:p>
  </w:comment>
  <w:comment w:id="307" w:author="Niamh McGarry" w:date="2020-01-17T16:54:00Z" w:initials="NM">
    <w:p w14:paraId="48F27764" w14:textId="1B49CEB9" w:rsidR="004B17DA" w:rsidRDefault="004B17DA">
      <w:pPr>
        <w:pStyle w:val="CommentText"/>
      </w:pPr>
      <w:r>
        <w:rPr>
          <w:rStyle w:val="CommentReference"/>
        </w:rPr>
        <w:annotationRef/>
      </w:r>
      <w:r>
        <w:t xml:space="preserve">Under Type, ‘AT’ </w:t>
      </w:r>
      <w:r w:rsidR="00F476A9">
        <w:t>will</w:t>
      </w:r>
      <w:r>
        <w:t xml:space="preserve"> say </w:t>
      </w:r>
      <w:r w:rsidR="00F476A9">
        <w:t>A</w:t>
      </w:r>
      <w:r>
        <w:t xml:space="preserve">lternative </w:t>
      </w:r>
      <w:r w:rsidR="00F476A9">
        <w:t>T</w:t>
      </w:r>
      <w:r>
        <w:t>itle instead of AT in the portal?</w:t>
      </w:r>
      <w:r w:rsidR="00F476A9">
        <w:t xml:space="preserve"> To be consistent with Original Title instead of OT</w:t>
      </w:r>
      <w:r w:rsidR="00B86878">
        <w:t>.</w:t>
      </w:r>
    </w:p>
  </w:comment>
  <w:comment w:id="308" w:author="John Corley" w:date="2020-01-22T14:41:00Z" w:initials="JC">
    <w:p w14:paraId="73720E81" w14:textId="1AA8FCA0" w:rsidR="00495E00" w:rsidRDefault="00495E00">
      <w:pPr>
        <w:pStyle w:val="CommentText"/>
      </w:pPr>
      <w:r>
        <w:rPr>
          <w:rStyle w:val="CommentReference"/>
        </w:rPr>
        <w:annotationRef/>
      </w:r>
      <w:r w:rsidR="00007505">
        <w:t>To be include</w:t>
      </w:r>
      <w:r w:rsidR="00675B20">
        <w:t>, also in the agency portal</w:t>
      </w:r>
    </w:p>
  </w:comment>
  <w:comment w:id="309" w:author="John Corley" w:date="2020-01-22T14:42:00Z" w:initials="JC">
    <w:p w14:paraId="255AF7ED" w14:textId="77777777" w:rsidR="002F1054" w:rsidRDefault="002F1054">
      <w:pPr>
        <w:pStyle w:val="CommentText"/>
      </w:pPr>
      <w:r>
        <w:rPr>
          <w:rStyle w:val="CommentReference"/>
        </w:rPr>
        <w:annotationRef/>
      </w:r>
      <w:r w:rsidR="003417AC">
        <w:t>Also include hover text or something similar for the roles</w:t>
      </w:r>
      <w:r w:rsidR="00940EC1">
        <w:t xml:space="preserve">. </w:t>
      </w:r>
    </w:p>
    <w:p w14:paraId="268889EB" w14:textId="71FC846F" w:rsidR="00CF3942" w:rsidRDefault="00CF3942">
      <w:pPr>
        <w:pStyle w:val="CommentText"/>
      </w:pPr>
      <w:r>
        <w:t xml:space="preserve">Also hide any </w:t>
      </w:r>
      <w:r w:rsidR="004E22AE">
        <w:t>non-creator roles</w:t>
      </w:r>
    </w:p>
  </w:comment>
  <w:comment w:id="310" w:author="John Corley" w:date="2020-01-24T16:39:00Z" w:initials="JC">
    <w:p w14:paraId="41AA2073" w14:textId="2CA3FA37" w:rsidR="00EF6265" w:rsidRDefault="00EF6265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"mailto:Ana.Villegas@spanishpoint.ie" </w:instrText>
      </w:r>
      <w:bookmarkStart w:id="311" w:name="_@_DF75D0CFA2EF4F7096041073C5D50CA1Z"/>
      <w:r>
        <w:rPr>
          <w:rStyle w:val="Mention"/>
        </w:rPr>
        <w:fldChar w:fldCharType="separate"/>
      </w:r>
      <w:bookmarkEnd w:id="311"/>
      <w:r w:rsidRPr="00EF6265">
        <w:rPr>
          <w:rStyle w:val="Mention"/>
          <w:noProof/>
        </w:rPr>
        <w:t>@Ana Janeth Villegas Salazar</w:t>
      </w:r>
      <w:r>
        <w:fldChar w:fldCharType="end"/>
      </w:r>
      <w:r>
        <w:t xml:space="preserve"> to update screen shot to show name for title type. I.E. “Alternate Title” rather than “AT”</w:t>
      </w:r>
      <w:r w:rsidR="005250C0">
        <w:t xml:space="preserve">.  Also show </w:t>
      </w:r>
      <w:r w:rsidR="00795765">
        <w:t>name for roles in brackets (“C (Composer)</w:t>
      </w:r>
      <w:r w:rsidR="00F332EE">
        <w:t>”</w:t>
      </w:r>
      <w:r w:rsidR="00795765">
        <w:t xml:space="preserve"> </w:t>
      </w:r>
      <w:r w:rsidR="00724678">
        <w:t xml:space="preserve">.  Also remove the “E” rows from the grid.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DC7A368" w15:done="1"/>
  <w15:commentEx w15:paraId="7A634320" w15:done="0"/>
  <w15:commentEx w15:paraId="1BA50179" w15:paraIdParent="7A634320" w15:done="0"/>
  <w15:commentEx w15:paraId="165B331F" w15:done="1"/>
  <w15:commentEx w15:paraId="08F8AFFA" w15:done="1"/>
  <w15:commentEx w15:paraId="0FDA30F2" w15:paraIdParent="08F8AFFA" w15:done="1"/>
  <w15:commentEx w15:paraId="5CD23B8D" w15:done="1"/>
  <w15:commentEx w15:paraId="5E5D59FF" w15:paraIdParent="5CD23B8D" w15:done="1"/>
  <w15:commentEx w15:paraId="722912F7" w15:done="0"/>
  <w15:commentEx w15:paraId="5BE683D3" w15:paraIdParent="722912F7" w15:done="0"/>
  <w15:commentEx w15:paraId="5DA802BC" w15:done="1"/>
  <w15:commentEx w15:paraId="51B4A9A1" w15:paraIdParent="5DA802BC" w15:done="1"/>
  <w15:commentEx w15:paraId="513D7567" w15:done="1"/>
  <w15:commentEx w15:paraId="7FB1D6F8" w15:paraIdParent="513D7567" w15:done="1"/>
  <w15:commentEx w15:paraId="72A87873" w15:done="1"/>
  <w15:commentEx w15:paraId="7623BF95" w15:paraIdParent="72A87873" w15:done="1"/>
  <w15:commentEx w15:paraId="2EC4C799" w15:done="1"/>
  <w15:commentEx w15:paraId="5FFA4B09" w15:paraIdParent="2EC4C799" w15:done="1"/>
  <w15:commentEx w15:paraId="0E6CBE3A" w15:done="0"/>
  <w15:commentEx w15:paraId="643DE690" w15:paraIdParent="0E6CBE3A" w15:done="0"/>
  <w15:commentEx w15:paraId="06711885" w15:done="1"/>
  <w15:commentEx w15:paraId="024093E4" w15:paraIdParent="06711885" w15:done="1"/>
  <w15:commentEx w15:paraId="65FE3E8A" w15:done="1"/>
  <w15:commentEx w15:paraId="5285C327" w15:paraIdParent="65FE3E8A" w15:done="1"/>
  <w15:commentEx w15:paraId="46C3CF8F" w15:done="1"/>
  <w15:commentEx w15:paraId="5CDA456C" w15:paraIdParent="46C3CF8F" w15:done="1"/>
  <w15:commentEx w15:paraId="04135F93" w15:done="1"/>
  <w15:commentEx w15:paraId="4A96BB58" w15:done="1"/>
  <w15:commentEx w15:paraId="5F98149F" w15:done="0"/>
  <w15:commentEx w15:paraId="09096337" w15:paraIdParent="5F98149F" w15:done="0"/>
  <w15:commentEx w15:paraId="4B75EC00" w15:done="1"/>
  <w15:commentEx w15:paraId="78ED4C54" w15:paraIdParent="4B75EC00" w15:done="1"/>
  <w15:commentEx w15:paraId="0F8D7C3A" w15:paraIdParent="4B75EC00" w15:done="1"/>
  <w15:commentEx w15:paraId="63427C43" w15:done="1"/>
  <w15:commentEx w15:paraId="38319FCE" w15:done="1"/>
  <w15:commentEx w15:paraId="48F27764" w15:done="1"/>
  <w15:commentEx w15:paraId="73720E81" w15:paraIdParent="48F27764" w15:done="1"/>
  <w15:commentEx w15:paraId="268889EB" w15:paraIdParent="48F27764" w15:done="1"/>
  <w15:commentEx w15:paraId="41AA2073" w15:paraIdParent="48F2776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C24B6B3" w16cex:dateUtc="2020-02-11T19:31:00Z"/>
  <w16cex:commentExtensible w16cex:durableId="21FE3425" w16cex:dateUtc="2020-02-24T11:38:00Z"/>
  <w16cex:commentExtensible w16cex:durableId="21D59A74" w16cex:dateUtc="2020-01-24T16:31:00Z"/>
  <w16cex:commentExtensible w16cex:durableId="21D59AD0" w16cex:dateUtc="2020-01-24T16:33:00Z"/>
  <w16cex:commentExtensible w16cex:durableId="21D59B10" w16cex:dateUtc="2020-01-24T16:34:00Z"/>
  <w16cex:commentExtensible w16cex:durableId="21DAB861" w16cex:dateUtc="2020-01-28T13:40:00Z"/>
  <w16cex:commentExtensible w16cex:durableId="21D5A5CF" w16cex:dateUtc="2020-01-24T17:20:00Z"/>
  <w16cex:commentExtensible w16cex:durableId="21DAC09F" w16cex:dateUtc="2020-01-28T14:15:00Z"/>
  <w16cex:commentExtensible w16cex:durableId="21D2DBCA" w16cex:dateUtc="2020-01-22T14:33:00Z"/>
  <w16cex:commentExtensible w16cex:durableId="757615DF" w16cex:dateUtc="2020-02-11T19:34:00Z"/>
  <w16cex:commentExtensible w16cex:durableId="21FE3635" w16cex:dateUtc="2020-02-24T11:47:00Z"/>
  <w16cex:commentExtensible w16cex:durableId="21D59C1C" w16cex:dateUtc="2020-01-24T16:38:00Z"/>
  <w16cex:commentExtensible w16cex:durableId="21DAC11B" w16cex:dateUtc="2020-01-28T14:17:00Z"/>
  <w16cex:commentExtensible w16cex:durableId="21DAB7FA" w16cex:dateUtc="2020-01-28T13:39:00Z"/>
  <w16cex:commentExtensible w16cex:durableId="21DACCDA" w16cex:dateUtc="2020-01-28T15:08:00Z"/>
  <w16cex:commentExtensible w16cex:durableId="284EC299" w16cex:dateUtc="2020-02-11T19:38:00Z"/>
  <w16cex:commentExtensible w16cex:durableId="21FE3690" w16cex:dateUtc="2020-02-24T11:48:00Z"/>
  <w16cex:commentExtensible w16cex:durableId="21DAB765" w16cex:dateUtc="2020-01-28T13:36:00Z"/>
  <w16cex:commentExtensible w16cex:durableId="21ED397C" w16cex:dateUtc="2020-02-11T14:32:00Z"/>
  <w16cex:commentExtensible w16cex:durableId="21DAC6A9" w16cex:dateUtc="2020-01-28T14:41:00Z"/>
  <w16cex:commentExtensible w16cex:durableId="21D2DDA5" w16cex:dateUtc="2020-01-22T14:41:00Z"/>
  <w16cex:commentExtensible w16cex:durableId="21D2DDDF" w16cex:dateUtc="2020-01-22T14:42:00Z"/>
  <w16cex:commentExtensible w16cex:durableId="21D59C52" w16cex:dateUtc="2020-01-24T16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DC7A368" w16cid:durableId="21CC61F8"/>
  <w16cid:commentId w16cid:paraId="7A634320" w16cid:durableId="7C24B6B3"/>
  <w16cid:commentId w16cid:paraId="1BA50179" w16cid:durableId="21FE3425"/>
  <w16cid:commentId w16cid:paraId="165B331F" w16cid:durableId="21DA9D83"/>
  <w16cid:commentId w16cid:paraId="08F8AFFA" w16cid:durableId="21CC6244"/>
  <w16cid:commentId w16cid:paraId="0FDA30F2" w16cid:durableId="21D59A74"/>
  <w16cid:commentId w16cid:paraId="5CD23B8D" w16cid:durableId="21CC62AC"/>
  <w16cid:commentId w16cid:paraId="5E5D59FF" w16cid:durableId="21D59AD0"/>
  <w16cid:commentId w16cid:paraId="722912F7" w16cid:durableId="21CC62CB"/>
  <w16cid:commentId w16cid:paraId="5BE683D3" w16cid:durableId="21D59B10"/>
  <w16cid:commentId w16cid:paraId="5DA802BC" w16cid:durableId="21DA9EBD"/>
  <w16cid:commentId w16cid:paraId="51B4A9A1" w16cid:durableId="21DAB861"/>
  <w16cid:commentId w16cid:paraId="513D7567" w16cid:durableId="21CC62D9"/>
  <w16cid:commentId w16cid:paraId="7FB1D6F8" w16cid:durableId="21D5A5CF"/>
  <w16cid:commentId w16cid:paraId="72A87873" w16cid:durableId="21D99173"/>
  <w16cid:commentId w16cid:paraId="7623BF95" w16cid:durableId="21DAC09F"/>
  <w16cid:commentId w16cid:paraId="2EC4C799" w16cid:durableId="21CC6366"/>
  <w16cid:commentId w16cid:paraId="5FFA4B09" w16cid:durableId="21D2DBCA"/>
  <w16cid:commentId w16cid:paraId="0E6CBE3A" w16cid:durableId="757615DF"/>
  <w16cid:commentId w16cid:paraId="643DE690" w16cid:durableId="21FE3635"/>
  <w16cid:commentId w16cid:paraId="06711885" w16cid:durableId="21CC64A2"/>
  <w16cid:commentId w16cid:paraId="024093E4" w16cid:durableId="21D59C1C"/>
  <w16cid:commentId w16cid:paraId="65FE3E8A" w16cid:durableId="21DAA0B3"/>
  <w16cid:commentId w16cid:paraId="5285C327" w16cid:durableId="21DAC11B"/>
  <w16cid:commentId w16cid:paraId="46C3CF8F" w16cid:durableId="21DAA12F"/>
  <w16cid:commentId w16cid:paraId="5CDA456C" w16cid:durableId="21DAB7FA"/>
  <w16cid:commentId w16cid:paraId="04135F93" w16cid:durableId="21CC64C5"/>
  <w16cid:commentId w16cid:paraId="4A96BB58" w16cid:durableId="21DACCDA"/>
  <w16cid:commentId w16cid:paraId="5F98149F" w16cid:durableId="284EC299"/>
  <w16cid:commentId w16cid:paraId="09096337" w16cid:durableId="21FE3690"/>
  <w16cid:commentId w16cid:paraId="4B75EC00" w16cid:durableId="21DAA17E"/>
  <w16cid:commentId w16cid:paraId="78ED4C54" w16cid:durableId="21DAB765"/>
  <w16cid:commentId w16cid:paraId="0F8D7C3A" w16cid:durableId="21ED397C"/>
  <w16cid:commentId w16cid:paraId="63427C43" w16cid:durableId="21DAC6A9"/>
  <w16cid:commentId w16cid:paraId="38319FCE" w16cid:durableId="21DAA1F8"/>
  <w16cid:commentId w16cid:paraId="48F27764" w16cid:durableId="21CC653F"/>
  <w16cid:commentId w16cid:paraId="73720E81" w16cid:durableId="21D2DDA5"/>
  <w16cid:commentId w16cid:paraId="268889EB" w16cid:durableId="21D2DDDF"/>
  <w16cid:commentId w16cid:paraId="41AA2073" w16cid:durableId="21D59C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C52631" w14:textId="77777777" w:rsidR="0007531F" w:rsidRDefault="0007531F" w:rsidP="00FB5C5C">
      <w:pPr>
        <w:spacing w:before="0" w:line="240" w:lineRule="auto"/>
      </w:pPr>
      <w:r>
        <w:separator/>
      </w:r>
    </w:p>
  </w:endnote>
  <w:endnote w:type="continuationSeparator" w:id="0">
    <w:p w14:paraId="46BDB745" w14:textId="77777777" w:rsidR="0007531F" w:rsidRDefault="0007531F" w:rsidP="00FB5C5C">
      <w:pPr>
        <w:spacing w:before="0" w:line="240" w:lineRule="auto"/>
      </w:pPr>
      <w:r>
        <w:continuationSeparator/>
      </w:r>
    </w:p>
  </w:endnote>
  <w:endnote w:type="continuationNotice" w:id="1">
    <w:p w14:paraId="05A0EDEB" w14:textId="77777777" w:rsidR="0007531F" w:rsidRDefault="0007531F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altName w:val="Arial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7249075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436B924" w14:textId="77718498" w:rsidR="00433CA4" w:rsidRDefault="00433CA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5C91F4EB" w14:textId="77777777" w:rsidR="00433CA4" w:rsidRDefault="00433CA4">
    <w:pPr>
      <w:pStyle w:val="Footer"/>
    </w:pPr>
  </w:p>
  <w:p w14:paraId="5599442F" w14:textId="77777777" w:rsidR="00433CA4" w:rsidRDefault="00433CA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1317EF" w14:textId="77777777" w:rsidR="0007531F" w:rsidRDefault="0007531F" w:rsidP="00FB5C5C">
      <w:pPr>
        <w:spacing w:before="0" w:line="240" w:lineRule="auto"/>
      </w:pPr>
      <w:r>
        <w:separator/>
      </w:r>
    </w:p>
  </w:footnote>
  <w:footnote w:type="continuationSeparator" w:id="0">
    <w:p w14:paraId="336A5A90" w14:textId="77777777" w:rsidR="0007531F" w:rsidRDefault="0007531F" w:rsidP="00FB5C5C">
      <w:pPr>
        <w:spacing w:before="0" w:line="240" w:lineRule="auto"/>
      </w:pPr>
      <w:r>
        <w:continuationSeparator/>
      </w:r>
    </w:p>
  </w:footnote>
  <w:footnote w:type="continuationNotice" w:id="1">
    <w:p w14:paraId="1BF528AE" w14:textId="77777777" w:rsidR="0007531F" w:rsidRDefault="0007531F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676CA" w14:textId="77777777" w:rsidR="00433CA4" w:rsidRDefault="00433CA4">
    <w:pPr>
      <w:pStyle w:val="Header"/>
    </w:pPr>
  </w:p>
  <w:p w14:paraId="6434744C" w14:textId="77777777" w:rsidR="00433CA4" w:rsidRDefault="00433C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476D3"/>
    <w:multiLevelType w:val="hybridMultilevel"/>
    <w:tmpl w:val="B2804FF6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D74046"/>
    <w:multiLevelType w:val="hybridMultilevel"/>
    <w:tmpl w:val="89481350"/>
    <w:lvl w:ilvl="0" w:tplc="A2DA1896">
      <w:numFmt w:val="bullet"/>
      <w:lvlText w:val="-"/>
      <w:lvlJc w:val="left"/>
      <w:pPr>
        <w:ind w:left="1080" w:hanging="360"/>
      </w:pPr>
      <w:rPr>
        <w:rFonts w:ascii="Palatino Linotype" w:eastAsia="Calibri" w:hAnsi="Palatino Linotype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B00E34"/>
    <w:multiLevelType w:val="hybridMultilevel"/>
    <w:tmpl w:val="3D50847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E7ED9"/>
    <w:multiLevelType w:val="hybridMultilevel"/>
    <w:tmpl w:val="FC784266"/>
    <w:lvl w:ilvl="0" w:tplc="15A80FFE">
      <w:numFmt w:val="bullet"/>
      <w:lvlText w:val="-"/>
      <w:lvlJc w:val="left"/>
      <w:pPr>
        <w:ind w:left="1211" w:hanging="360"/>
      </w:pPr>
      <w:rPr>
        <w:rFonts w:ascii="Palatino Linotype" w:eastAsia="Calibri" w:hAnsi="Palatino Linotype" w:cs="Times New Roman" w:hint="default"/>
      </w:rPr>
    </w:lvl>
    <w:lvl w:ilvl="1" w:tplc="18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01100C3"/>
    <w:multiLevelType w:val="hybridMultilevel"/>
    <w:tmpl w:val="E2649A46"/>
    <w:lvl w:ilvl="0" w:tplc="786C2E6E">
      <w:start w:val="2"/>
      <w:numFmt w:val="bullet"/>
      <w:lvlText w:val="-"/>
      <w:lvlJc w:val="left"/>
      <w:pPr>
        <w:ind w:left="1440" w:hanging="360"/>
      </w:pPr>
      <w:rPr>
        <w:rFonts w:ascii="Palatino Linotype" w:eastAsia="Calibri" w:hAnsi="Palatino Linotype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D620FE"/>
    <w:multiLevelType w:val="multilevel"/>
    <w:tmpl w:val="92E844A0"/>
    <w:lvl w:ilvl="0">
      <w:start w:val="1"/>
      <w:numFmt w:val="decimal"/>
      <w:pStyle w:val="Chapterheading"/>
      <w:lvlText w:val="%1"/>
      <w:lvlJc w:val="left"/>
      <w:pPr>
        <w:tabs>
          <w:tab w:val="num" w:pos="288"/>
        </w:tabs>
        <w:ind w:left="360" w:hanging="648"/>
      </w:pPr>
      <w:rPr>
        <w:rFonts w:ascii="Franklin Gothic Medium Cond" w:hAnsi="Franklin Gothic Medium Cond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EAAAA" w:themeColor="background2" w:themeShade="BF"/>
        <w:spacing w:val="-20"/>
        <w:kern w:val="0"/>
        <w:position w:val="0"/>
        <w:sz w:val="14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199" w:hanging="505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921" w:hanging="50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225" w:hanging="505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794" w:hanging="11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1760950"/>
    <w:multiLevelType w:val="hybridMultilevel"/>
    <w:tmpl w:val="6FB6335C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9D3268"/>
    <w:multiLevelType w:val="hybridMultilevel"/>
    <w:tmpl w:val="129A14FC"/>
    <w:lvl w:ilvl="0" w:tplc="7DD6F966">
      <w:start w:val="1"/>
      <w:numFmt w:val="decimal"/>
      <w:lvlText w:val="%1."/>
      <w:lvlJc w:val="left"/>
      <w:pPr>
        <w:ind w:left="720" w:hanging="360"/>
      </w:pPr>
    </w:lvl>
    <w:lvl w:ilvl="1" w:tplc="46DE0A06">
      <w:start w:val="1"/>
      <w:numFmt w:val="decimal"/>
      <w:lvlText w:val="%2)"/>
      <w:lvlJc w:val="left"/>
      <w:pPr>
        <w:ind w:left="1440" w:hanging="360"/>
      </w:pPr>
    </w:lvl>
    <w:lvl w:ilvl="2" w:tplc="DB3C31F0">
      <w:start w:val="1"/>
      <w:numFmt w:val="lowerRoman"/>
      <w:lvlText w:val="%3."/>
      <w:lvlJc w:val="right"/>
      <w:pPr>
        <w:ind w:left="2160" w:hanging="180"/>
      </w:pPr>
    </w:lvl>
    <w:lvl w:ilvl="3" w:tplc="30164510">
      <w:start w:val="1"/>
      <w:numFmt w:val="decimal"/>
      <w:lvlText w:val="%4."/>
      <w:lvlJc w:val="left"/>
      <w:pPr>
        <w:ind w:left="2880" w:hanging="360"/>
      </w:pPr>
    </w:lvl>
    <w:lvl w:ilvl="4" w:tplc="C35C42E4">
      <w:start w:val="1"/>
      <w:numFmt w:val="lowerLetter"/>
      <w:lvlText w:val="%5."/>
      <w:lvlJc w:val="left"/>
      <w:pPr>
        <w:ind w:left="3600" w:hanging="360"/>
      </w:pPr>
    </w:lvl>
    <w:lvl w:ilvl="5" w:tplc="9F3E8A34">
      <w:start w:val="1"/>
      <w:numFmt w:val="lowerRoman"/>
      <w:lvlText w:val="%6."/>
      <w:lvlJc w:val="right"/>
      <w:pPr>
        <w:ind w:left="4320" w:hanging="180"/>
      </w:pPr>
    </w:lvl>
    <w:lvl w:ilvl="6" w:tplc="7CE8458E">
      <w:start w:val="1"/>
      <w:numFmt w:val="decimal"/>
      <w:lvlText w:val="%7."/>
      <w:lvlJc w:val="left"/>
      <w:pPr>
        <w:ind w:left="5040" w:hanging="360"/>
      </w:pPr>
    </w:lvl>
    <w:lvl w:ilvl="7" w:tplc="C546C02C">
      <w:start w:val="1"/>
      <w:numFmt w:val="lowerLetter"/>
      <w:lvlText w:val="%8."/>
      <w:lvlJc w:val="left"/>
      <w:pPr>
        <w:ind w:left="5760" w:hanging="360"/>
      </w:pPr>
    </w:lvl>
    <w:lvl w:ilvl="8" w:tplc="DECCE6A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B7D63"/>
    <w:multiLevelType w:val="hybridMultilevel"/>
    <w:tmpl w:val="1A906DBC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D42574"/>
    <w:multiLevelType w:val="hybridMultilevel"/>
    <w:tmpl w:val="89BEBD0C"/>
    <w:lvl w:ilvl="0" w:tplc="786C2E6E">
      <w:start w:val="2"/>
      <w:numFmt w:val="bullet"/>
      <w:lvlText w:val="-"/>
      <w:lvlJc w:val="left"/>
      <w:pPr>
        <w:ind w:left="720" w:hanging="360"/>
      </w:pPr>
      <w:rPr>
        <w:rFonts w:ascii="Palatino Linotype" w:eastAsia="Calibri" w:hAnsi="Palatino Linotype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EEE"/>
    <w:multiLevelType w:val="hybridMultilevel"/>
    <w:tmpl w:val="9022D8CA"/>
    <w:lvl w:ilvl="0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414550"/>
    <w:multiLevelType w:val="hybridMultilevel"/>
    <w:tmpl w:val="B730297C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1239A6"/>
    <w:multiLevelType w:val="multilevel"/>
    <w:tmpl w:val="9264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BA601A"/>
    <w:multiLevelType w:val="hybridMultilevel"/>
    <w:tmpl w:val="276CD06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D00B6B"/>
    <w:multiLevelType w:val="hybridMultilevel"/>
    <w:tmpl w:val="FFFFFFFF"/>
    <w:lvl w:ilvl="0" w:tplc="4E5C7422">
      <w:start w:val="1"/>
      <w:numFmt w:val="decimal"/>
      <w:lvlText w:val="%1."/>
      <w:lvlJc w:val="left"/>
      <w:pPr>
        <w:ind w:left="720" w:hanging="360"/>
      </w:pPr>
    </w:lvl>
    <w:lvl w:ilvl="1" w:tplc="A9408CE8">
      <w:start w:val="1"/>
      <w:numFmt w:val="decimal"/>
      <w:lvlText w:val="%2)"/>
      <w:lvlJc w:val="left"/>
      <w:pPr>
        <w:ind w:left="1440" w:hanging="360"/>
      </w:pPr>
    </w:lvl>
    <w:lvl w:ilvl="2" w:tplc="3B9E6B56">
      <w:start w:val="1"/>
      <w:numFmt w:val="lowerRoman"/>
      <w:lvlText w:val="%3."/>
      <w:lvlJc w:val="right"/>
      <w:pPr>
        <w:ind w:left="2160" w:hanging="180"/>
      </w:pPr>
    </w:lvl>
    <w:lvl w:ilvl="3" w:tplc="56D6E96A">
      <w:start w:val="1"/>
      <w:numFmt w:val="decimal"/>
      <w:lvlText w:val="%4."/>
      <w:lvlJc w:val="left"/>
      <w:pPr>
        <w:ind w:left="2880" w:hanging="360"/>
      </w:pPr>
    </w:lvl>
    <w:lvl w:ilvl="4" w:tplc="4A589F44">
      <w:start w:val="1"/>
      <w:numFmt w:val="lowerLetter"/>
      <w:lvlText w:val="%5."/>
      <w:lvlJc w:val="left"/>
      <w:pPr>
        <w:ind w:left="3600" w:hanging="360"/>
      </w:pPr>
    </w:lvl>
    <w:lvl w:ilvl="5" w:tplc="5F4C48E2">
      <w:start w:val="1"/>
      <w:numFmt w:val="lowerRoman"/>
      <w:lvlText w:val="%6."/>
      <w:lvlJc w:val="right"/>
      <w:pPr>
        <w:ind w:left="4320" w:hanging="180"/>
      </w:pPr>
    </w:lvl>
    <w:lvl w:ilvl="6" w:tplc="57607EB2">
      <w:start w:val="1"/>
      <w:numFmt w:val="decimal"/>
      <w:lvlText w:val="%7."/>
      <w:lvlJc w:val="left"/>
      <w:pPr>
        <w:ind w:left="5040" w:hanging="360"/>
      </w:pPr>
    </w:lvl>
    <w:lvl w:ilvl="7" w:tplc="0C22CD9C">
      <w:start w:val="1"/>
      <w:numFmt w:val="lowerLetter"/>
      <w:lvlText w:val="%8."/>
      <w:lvlJc w:val="left"/>
      <w:pPr>
        <w:ind w:left="5760" w:hanging="360"/>
      </w:pPr>
    </w:lvl>
    <w:lvl w:ilvl="8" w:tplc="5D726BB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693D46"/>
    <w:multiLevelType w:val="hybridMultilevel"/>
    <w:tmpl w:val="E718343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D26457"/>
    <w:multiLevelType w:val="hybridMultilevel"/>
    <w:tmpl w:val="544071F2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423705E"/>
    <w:multiLevelType w:val="hybridMultilevel"/>
    <w:tmpl w:val="2F4E28F8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B33F5A"/>
    <w:multiLevelType w:val="hybridMultilevel"/>
    <w:tmpl w:val="6DF4B216"/>
    <w:lvl w:ilvl="0" w:tplc="C0C243B8">
      <w:numFmt w:val="bullet"/>
      <w:lvlText w:val="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A4F15A7"/>
    <w:multiLevelType w:val="hybridMultilevel"/>
    <w:tmpl w:val="BB72806E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CA13CD8"/>
    <w:multiLevelType w:val="hybridMultilevel"/>
    <w:tmpl w:val="E7B8FE6A"/>
    <w:lvl w:ilvl="0" w:tplc="18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1" w15:restartNumberingAfterBreak="0">
    <w:nsid w:val="44524E1F"/>
    <w:multiLevelType w:val="hybridMultilevel"/>
    <w:tmpl w:val="A7A865E6"/>
    <w:lvl w:ilvl="0" w:tplc="18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2" w15:restartNumberingAfterBreak="0">
    <w:nsid w:val="4D5166C3"/>
    <w:multiLevelType w:val="hybridMultilevel"/>
    <w:tmpl w:val="AC026DD8"/>
    <w:lvl w:ilvl="0" w:tplc="786C2E6E">
      <w:start w:val="2"/>
      <w:numFmt w:val="bullet"/>
      <w:lvlText w:val="-"/>
      <w:lvlJc w:val="left"/>
      <w:pPr>
        <w:ind w:left="1800" w:hanging="360"/>
      </w:pPr>
      <w:rPr>
        <w:rFonts w:ascii="Palatino Linotype" w:eastAsia="Calibri" w:hAnsi="Palatino Linotype" w:cs="Times New Roman" w:hint="default"/>
      </w:rPr>
    </w:lvl>
    <w:lvl w:ilvl="1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7B1BAD"/>
    <w:multiLevelType w:val="hybridMultilevel"/>
    <w:tmpl w:val="03D20D58"/>
    <w:lvl w:ilvl="0" w:tplc="D7267A94">
      <w:numFmt w:val="bullet"/>
      <w:lvlText w:val="-"/>
      <w:lvlJc w:val="left"/>
      <w:pPr>
        <w:ind w:left="1080" w:hanging="360"/>
      </w:pPr>
      <w:rPr>
        <w:rFonts w:ascii="Palatino Linotype" w:eastAsia="Calibri" w:hAnsi="Palatino Linotype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BE102C7"/>
    <w:multiLevelType w:val="multilevel"/>
    <w:tmpl w:val="F4E80268"/>
    <w:numStyleLink w:val="ImportedStyle1"/>
  </w:abstractNum>
  <w:abstractNum w:abstractNumId="25" w15:restartNumberingAfterBreak="0">
    <w:nsid w:val="5F9A6468"/>
    <w:multiLevelType w:val="hybridMultilevel"/>
    <w:tmpl w:val="5934A118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3AE646A"/>
    <w:multiLevelType w:val="multilevel"/>
    <w:tmpl w:val="F4E80268"/>
    <w:styleLink w:val="ImportedStyle1"/>
    <w:lvl w:ilvl="0">
      <w:start w:val="1"/>
      <w:numFmt w:val="decimal"/>
      <w:suff w:val="nothing"/>
      <w:lvlText w:val="%1."/>
      <w:lvlJc w:val="left"/>
      <w:pPr>
        <w:ind w:left="576" w:hanging="576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AEAAAA"/>
        <w:spacing w:val="0"/>
        <w:w w:val="100"/>
        <w:kern w:val="0"/>
        <w:position w:val="0"/>
        <w:sz w:val="144"/>
        <w:szCs w:val="144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225" w:hanging="50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24" w:hanging="50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225" w:hanging="50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177" w:hanging="50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3119" w:hanging="131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3623" w:hanging="146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4127" w:hanging="160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4703" w:hanging="182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6BB54AFC"/>
    <w:multiLevelType w:val="hybridMultilevel"/>
    <w:tmpl w:val="EDD001F2"/>
    <w:lvl w:ilvl="0" w:tplc="DB5C190E">
      <w:start w:val="1"/>
      <w:numFmt w:val="decimal"/>
      <w:lvlText w:val="%1."/>
      <w:lvlJc w:val="left"/>
      <w:pPr>
        <w:ind w:left="720" w:hanging="360"/>
      </w:pPr>
    </w:lvl>
    <w:lvl w:ilvl="1" w:tplc="7E82B7E8">
      <w:start w:val="1"/>
      <w:numFmt w:val="decimal"/>
      <w:lvlText w:val="%2)"/>
      <w:lvlJc w:val="left"/>
      <w:pPr>
        <w:ind w:left="1440" w:hanging="360"/>
      </w:pPr>
    </w:lvl>
    <w:lvl w:ilvl="2" w:tplc="D7B82CB4">
      <w:start w:val="1"/>
      <w:numFmt w:val="lowerRoman"/>
      <w:lvlText w:val="%3."/>
      <w:lvlJc w:val="right"/>
      <w:pPr>
        <w:ind w:left="2160" w:hanging="180"/>
      </w:pPr>
    </w:lvl>
    <w:lvl w:ilvl="3" w:tplc="5B4A9314">
      <w:start w:val="1"/>
      <w:numFmt w:val="decimal"/>
      <w:lvlText w:val="%4."/>
      <w:lvlJc w:val="left"/>
      <w:pPr>
        <w:ind w:left="2880" w:hanging="360"/>
      </w:pPr>
    </w:lvl>
    <w:lvl w:ilvl="4" w:tplc="FB0828F2">
      <w:start w:val="1"/>
      <w:numFmt w:val="lowerLetter"/>
      <w:lvlText w:val="%5."/>
      <w:lvlJc w:val="left"/>
      <w:pPr>
        <w:ind w:left="3600" w:hanging="360"/>
      </w:pPr>
    </w:lvl>
    <w:lvl w:ilvl="5" w:tplc="39084AE4">
      <w:start w:val="1"/>
      <w:numFmt w:val="lowerRoman"/>
      <w:lvlText w:val="%6."/>
      <w:lvlJc w:val="right"/>
      <w:pPr>
        <w:ind w:left="4320" w:hanging="180"/>
      </w:pPr>
    </w:lvl>
    <w:lvl w:ilvl="6" w:tplc="9AB241BA">
      <w:start w:val="1"/>
      <w:numFmt w:val="decimal"/>
      <w:lvlText w:val="%7."/>
      <w:lvlJc w:val="left"/>
      <w:pPr>
        <w:ind w:left="5040" w:hanging="360"/>
      </w:pPr>
    </w:lvl>
    <w:lvl w:ilvl="7" w:tplc="058C351E">
      <w:start w:val="1"/>
      <w:numFmt w:val="lowerLetter"/>
      <w:lvlText w:val="%8."/>
      <w:lvlJc w:val="left"/>
      <w:pPr>
        <w:ind w:left="5760" w:hanging="360"/>
      </w:pPr>
    </w:lvl>
    <w:lvl w:ilvl="8" w:tplc="24508A9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324CDF"/>
    <w:multiLevelType w:val="hybridMultilevel"/>
    <w:tmpl w:val="91B09370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F196B46"/>
    <w:multiLevelType w:val="hybridMultilevel"/>
    <w:tmpl w:val="FFFFFFFF"/>
    <w:lvl w:ilvl="0" w:tplc="42FACA8A">
      <w:start w:val="1"/>
      <w:numFmt w:val="decimal"/>
      <w:lvlText w:val="%1."/>
      <w:lvlJc w:val="left"/>
      <w:pPr>
        <w:ind w:left="720" w:hanging="360"/>
      </w:pPr>
    </w:lvl>
    <w:lvl w:ilvl="1" w:tplc="B61A75AA">
      <w:start w:val="1"/>
      <w:numFmt w:val="decimal"/>
      <w:lvlText w:val="%2)"/>
      <w:lvlJc w:val="left"/>
      <w:pPr>
        <w:ind w:left="1440" w:hanging="360"/>
      </w:pPr>
    </w:lvl>
    <w:lvl w:ilvl="2" w:tplc="72B873F2">
      <w:start w:val="1"/>
      <w:numFmt w:val="lowerRoman"/>
      <w:lvlText w:val="%3."/>
      <w:lvlJc w:val="right"/>
      <w:pPr>
        <w:ind w:left="2160" w:hanging="180"/>
      </w:pPr>
    </w:lvl>
    <w:lvl w:ilvl="3" w:tplc="84EA78D0">
      <w:start w:val="1"/>
      <w:numFmt w:val="decimal"/>
      <w:lvlText w:val="%4."/>
      <w:lvlJc w:val="left"/>
      <w:pPr>
        <w:ind w:left="2880" w:hanging="360"/>
      </w:pPr>
    </w:lvl>
    <w:lvl w:ilvl="4" w:tplc="5798FF06">
      <w:start w:val="1"/>
      <w:numFmt w:val="lowerLetter"/>
      <w:lvlText w:val="%5."/>
      <w:lvlJc w:val="left"/>
      <w:pPr>
        <w:ind w:left="3600" w:hanging="360"/>
      </w:pPr>
    </w:lvl>
    <w:lvl w:ilvl="5" w:tplc="0EBEE31C">
      <w:start w:val="1"/>
      <w:numFmt w:val="lowerRoman"/>
      <w:lvlText w:val="%6."/>
      <w:lvlJc w:val="right"/>
      <w:pPr>
        <w:ind w:left="4320" w:hanging="180"/>
      </w:pPr>
    </w:lvl>
    <w:lvl w:ilvl="6" w:tplc="2958774C">
      <w:start w:val="1"/>
      <w:numFmt w:val="decimal"/>
      <w:lvlText w:val="%7."/>
      <w:lvlJc w:val="left"/>
      <w:pPr>
        <w:ind w:left="5040" w:hanging="360"/>
      </w:pPr>
    </w:lvl>
    <w:lvl w:ilvl="7" w:tplc="27B6C4D8">
      <w:start w:val="1"/>
      <w:numFmt w:val="lowerLetter"/>
      <w:lvlText w:val="%8."/>
      <w:lvlJc w:val="left"/>
      <w:pPr>
        <w:ind w:left="5760" w:hanging="360"/>
      </w:pPr>
    </w:lvl>
    <w:lvl w:ilvl="8" w:tplc="1CBCDAB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1B6FD3"/>
    <w:multiLevelType w:val="hybridMultilevel"/>
    <w:tmpl w:val="60062436"/>
    <w:lvl w:ilvl="0" w:tplc="708ADE70">
      <w:start w:val="1"/>
      <w:numFmt w:val="decimal"/>
      <w:lvlText w:val="%1."/>
      <w:lvlJc w:val="left"/>
      <w:pPr>
        <w:ind w:left="720" w:hanging="360"/>
      </w:pPr>
    </w:lvl>
    <w:lvl w:ilvl="1" w:tplc="1FF423BA">
      <w:start w:val="1"/>
      <w:numFmt w:val="decimal"/>
      <w:lvlText w:val="%2)"/>
      <w:lvlJc w:val="left"/>
      <w:pPr>
        <w:ind w:left="1440" w:hanging="360"/>
      </w:pPr>
    </w:lvl>
    <w:lvl w:ilvl="2" w:tplc="E6923494">
      <w:start w:val="1"/>
      <w:numFmt w:val="lowerRoman"/>
      <w:lvlText w:val="%3."/>
      <w:lvlJc w:val="right"/>
      <w:pPr>
        <w:ind w:left="2160" w:hanging="180"/>
      </w:pPr>
    </w:lvl>
    <w:lvl w:ilvl="3" w:tplc="880CC252">
      <w:start w:val="1"/>
      <w:numFmt w:val="decimal"/>
      <w:lvlText w:val="%4."/>
      <w:lvlJc w:val="left"/>
      <w:pPr>
        <w:ind w:left="2880" w:hanging="360"/>
      </w:pPr>
    </w:lvl>
    <w:lvl w:ilvl="4" w:tplc="604A8484">
      <w:start w:val="1"/>
      <w:numFmt w:val="lowerLetter"/>
      <w:lvlText w:val="%5."/>
      <w:lvlJc w:val="left"/>
      <w:pPr>
        <w:ind w:left="3600" w:hanging="360"/>
      </w:pPr>
    </w:lvl>
    <w:lvl w:ilvl="5" w:tplc="1A3015A4">
      <w:start w:val="1"/>
      <w:numFmt w:val="lowerRoman"/>
      <w:lvlText w:val="%6."/>
      <w:lvlJc w:val="right"/>
      <w:pPr>
        <w:ind w:left="4320" w:hanging="180"/>
      </w:pPr>
    </w:lvl>
    <w:lvl w:ilvl="6" w:tplc="BCFA702C">
      <w:start w:val="1"/>
      <w:numFmt w:val="decimal"/>
      <w:lvlText w:val="%7."/>
      <w:lvlJc w:val="left"/>
      <w:pPr>
        <w:ind w:left="5040" w:hanging="360"/>
      </w:pPr>
    </w:lvl>
    <w:lvl w:ilvl="7" w:tplc="E1785AD6">
      <w:start w:val="1"/>
      <w:numFmt w:val="lowerLetter"/>
      <w:lvlText w:val="%8."/>
      <w:lvlJc w:val="left"/>
      <w:pPr>
        <w:ind w:left="5760" w:hanging="360"/>
      </w:pPr>
    </w:lvl>
    <w:lvl w:ilvl="8" w:tplc="238E73C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3971AB"/>
    <w:multiLevelType w:val="hybridMultilevel"/>
    <w:tmpl w:val="EF6A7738"/>
    <w:lvl w:ilvl="0" w:tplc="158CDC4C">
      <w:start w:val="1"/>
      <w:numFmt w:val="decimal"/>
      <w:lvlText w:val="%1."/>
      <w:lvlJc w:val="left"/>
      <w:pPr>
        <w:ind w:left="720" w:hanging="360"/>
      </w:pPr>
    </w:lvl>
    <w:lvl w:ilvl="1" w:tplc="FF96A0A4">
      <w:start w:val="1"/>
      <w:numFmt w:val="decimal"/>
      <w:lvlText w:val="%2)"/>
      <w:lvlJc w:val="left"/>
      <w:pPr>
        <w:ind w:left="1440" w:hanging="360"/>
      </w:pPr>
    </w:lvl>
    <w:lvl w:ilvl="2" w:tplc="3E4A2E94">
      <w:start w:val="1"/>
      <w:numFmt w:val="lowerRoman"/>
      <w:lvlText w:val="%3."/>
      <w:lvlJc w:val="right"/>
      <w:pPr>
        <w:ind w:left="2160" w:hanging="180"/>
      </w:pPr>
    </w:lvl>
    <w:lvl w:ilvl="3" w:tplc="552C024C">
      <w:start w:val="1"/>
      <w:numFmt w:val="decimal"/>
      <w:lvlText w:val="%4."/>
      <w:lvlJc w:val="left"/>
      <w:pPr>
        <w:ind w:left="2880" w:hanging="360"/>
      </w:pPr>
    </w:lvl>
    <w:lvl w:ilvl="4" w:tplc="63DC6246">
      <w:start w:val="1"/>
      <w:numFmt w:val="lowerLetter"/>
      <w:lvlText w:val="%5."/>
      <w:lvlJc w:val="left"/>
      <w:pPr>
        <w:ind w:left="3600" w:hanging="360"/>
      </w:pPr>
    </w:lvl>
    <w:lvl w:ilvl="5" w:tplc="8EF023CE">
      <w:start w:val="1"/>
      <w:numFmt w:val="lowerRoman"/>
      <w:lvlText w:val="%6."/>
      <w:lvlJc w:val="right"/>
      <w:pPr>
        <w:ind w:left="4320" w:hanging="180"/>
      </w:pPr>
    </w:lvl>
    <w:lvl w:ilvl="6" w:tplc="03481FA0">
      <w:start w:val="1"/>
      <w:numFmt w:val="decimal"/>
      <w:lvlText w:val="%7."/>
      <w:lvlJc w:val="left"/>
      <w:pPr>
        <w:ind w:left="5040" w:hanging="360"/>
      </w:pPr>
    </w:lvl>
    <w:lvl w:ilvl="7" w:tplc="A128147E">
      <w:start w:val="1"/>
      <w:numFmt w:val="lowerLetter"/>
      <w:lvlText w:val="%8."/>
      <w:lvlJc w:val="left"/>
      <w:pPr>
        <w:ind w:left="5760" w:hanging="360"/>
      </w:pPr>
    </w:lvl>
    <w:lvl w:ilvl="8" w:tplc="69DEE22E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367368">
    <w:abstractNumId w:val="30"/>
  </w:num>
  <w:num w:numId="2" w16cid:durableId="706636611">
    <w:abstractNumId w:val="27"/>
  </w:num>
  <w:num w:numId="3" w16cid:durableId="7860031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31560279">
    <w:abstractNumId w:val="5"/>
  </w:num>
  <w:num w:numId="5" w16cid:durableId="1115979716">
    <w:abstractNumId w:val="11"/>
  </w:num>
  <w:num w:numId="6" w16cid:durableId="1328095467">
    <w:abstractNumId w:val="15"/>
  </w:num>
  <w:num w:numId="7" w16cid:durableId="716197251">
    <w:abstractNumId w:val="3"/>
  </w:num>
  <w:num w:numId="8" w16cid:durableId="395590413">
    <w:abstractNumId w:val="0"/>
  </w:num>
  <w:num w:numId="9" w16cid:durableId="104676245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50302912">
    <w:abstractNumId w:val="28"/>
  </w:num>
  <w:num w:numId="11" w16cid:durableId="2059050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1976230">
    <w:abstractNumId w:val="6"/>
  </w:num>
  <w:num w:numId="13" w16cid:durableId="690886215">
    <w:abstractNumId w:val="10"/>
  </w:num>
  <w:num w:numId="14" w16cid:durableId="470441985">
    <w:abstractNumId w:val="19"/>
  </w:num>
  <w:num w:numId="15" w16cid:durableId="905846253">
    <w:abstractNumId w:val="16"/>
  </w:num>
  <w:num w:numId="16" w16cid:durableId="682250020">
    <w:abstractNumId w:val="13"/>
  </w:num>
  <w:num w:numId="17" w16cid:durableId="654919208">
    <w:abstractNumId w:val="21"/>
  </w:num>
  <w:num w:numId="18" w16cid:durableId="300425955">
    <w:abstractNumId w:val="2"/>
  </w:num>
  <w:num w:numId="19" w16cid:durableId="2102601201">
    <w:abstractNumId w:val="26"/>
  </w:num>
  <w:num w:numId="20" w16cid:durableId="1976249494">
    <w:abstractNumId w:val="24"/>
  </w:num>
  <w:num w:numId="21" w16cid:durableId="196629963">
    <w:abstractNumId w:val="24"/>
    <w:lvlOverride w:ilvl="1">
      <w:startOverride w:val="2"/>
    </w:lvlOverride>
  </w:num>
  <w:num w:numId="22" w16cid:durableId="98137757">
    <w:abstractNumId w:val="24"/>
    <w:lvlOverride w:ilvl="2">
      <w:startOverride w:val="2"/>
    </w:lvlOverride>
  </w:num>
  <w:num w:numId="23" w16cid:durableId="8341497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403337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08282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5535706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7505439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104769588">
    <w:abstractNumId w:val="17"/>
  </w:num>
  <w:num w:numId="29" w16cid:durableId="490491590">
    <w:abstractNumId w:val="23"/>
  </w:num>
  <w:num w:numId="30" w16cid:durableId="1914467661">
    <w:abstractNumId w:val="18"/>
  </w:num>
  <w:num w:numId="31" w16cid:durableId="1149901528">
    <w:abstractNumId w:val="9"/>
  </w:num>
  <w:num w:numId="32" w16cid:durableId="384720975">
    <w:abstractNumId w:val="4"/>
  </w:num>
  <w:num w:numId="33" w16cid:durableId="1472020781">
    <w:abstractNumId w:val="25"/>
  </w:num>
  <w:num w:numId="34" w16cid:durableId="1552381498">
    <w:abstractNumId w:val="20"/>
  </w:num>
  <w:num w:numId="35" w16cid:durableId="1831867557">
    <w:abstractNumId w:val="8"/>
  </w:num>
  <w:num w:numId="36" w16cid:durableId="2199490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51161301">
    <w:abstractNumId w:val="22"/>
  </w:num>
  <w:num w:numId="38" w16cid:durableId="2121292848">
    <w:abstractNumId w:val="1"/>
  </w:num>
  <w:num w:numId="39" w16cid:durableId="1643805711">
    <w:abstractNumId w:val="12"/>
  </w:num>
  <w:num w:numId="40" w16cid:durableId="1911764934">
    <w:abstractNumId w:val="29"/>
  </w:num>
  <w:num w:numId="41" w16cid:durableId="326834430">
    <w:abstractNumId w:val="14"/>
  </w:num>
  <w:num w:numId="42" w16cid:durableId="866678934">
    <w:abstractNumId w:val="7"/>
  </w:num>
  <w:num w:numId="43" w16cid:durableId="1941833137">
    <w:abstractNumId w:val="31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John Corley">
    <w15:presenceInfo w15:providerId="AD" w15:userId="S::John.Corley@spanishpoint.ie::b3c21107-1bb4-4977-ab53-90d980b4c964"/>
  </w15:person>
  <w15:person w15:author="Niamh McGarry">
    <w15:presenceInfo w15:providerId="None" w15:userId="Niamh McGarry"/>
  </w15:person>
  <w15:person w15:author="Oshanani, Ed">
    <w15:presenceInfo w15:providerId="AD" w15:userId="S::eoshanani_bmi.com#ext#@spanishpoint1.onmicrosoft.com::c163ff8c-bb3c-4b77-9eb6-507982b5a985"/>
  </w15:person>
  <w15:person w15:author="Declan Rudden">
    <w15:presenceInfo w15:providerId="None" w15:userId="Declan Rudd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zoom w:percent="100"/>
  <w:proofState w:spelling="clean" w:grammar="clean"/>
  <w:attachedTemplate r:id="rId1"/>
  <w:trackRevisio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663"/>
    <w:rsid w:val="000007A8"/>
    <w:rsid w:val="00000A6C"/>
    <w:rsid w:val="00000BE8"/>
    <w:rsid w:val="0000146B"/>
    <w:rsid w:val="00001601"/>
    <w:rsid w:val="000017BE"/>
    <w:rsid w:val="00001D76"/>
    <w:rsid w:val="00001FE3"/>
    <w:rsid w:val="000022A7"/>
    <w:rsid w:val="00002375"/>
    <w:rsid w:val="000023D6"/>
    <w:rsid w:val="00002731"/>
    <w:rsid w:val="00002AB6"/>
    <w:rsid w:val="00002AFD"/>
    <w:rsid w:val="00002E61"/>
    <w:rsid w:val="000038DA"/>
    <w:rsid w:val="0000396B"/>
    <w:rsid w:val="00003D16"/>
    <w:rsid w:val="00004C79"/>
    <w:rsid w:val="0000554C"/>
    <w:rsid w:val="0000569F"/>
    <w:rsid w:val="000056B7"/>
    <w:rsid w:val="00005B85"/>
    <w:rsid w:val="00005D24"/>
    <w:rsid w:val="000060CA"/>
    <w:rsid w:val="00006CB6"/>
    <w:rsid w:val="00007505"/>
    <w:rsid w:val="000075DC"/>
    <w:rsid w:val="00007866"/>
    <w:rsid w:val="0000796A"/>
    <w:rsid w:val="00010B09"/>
    <w:rsid w:val="00010B9C"/>
    <w:rsid w:val="0001145B"/>
    <w:rsid w:val="0001162E"/>
    <w:rsid w:val="00012DC5"/>
    <w:rsid w:val="0001303E"/>
    <w:rsid w:val="000135AA"/>
    <w:rsid w:val="00013E38"/>
    <w:rsid w:val="000140E4"/>
    <w:rsid w:val="000143EF"/>
    <w:rsid w:val="00014453"/>
    <w:rsid w:val="00014574"/>
    <w:rsid w:val="00014E43"/>
    <w:rsid w:val="00015583"/>
    <w:rsid w:val="000157F9"/>
    <w:rsid w:val="00016CF3"/>
    <w:rsid w:val="0002073C"/>
    <w:rsid w:val="00020EF9"/>
    <w:rsid w:val="000218F1"/>
    <w:rsid w:val="00024424"/>
    <w:rsid w:val="00024437"/>
    <w:rsid w:val="00024B5E"/>
    <w:rsid w:val="00025429"/>
    <w:rsid w:val="00025450"/>
    <w:rsid w:val="00025480"/>
    <w:rsid w:val="00025884"/>
    <w:rsid w:val="00025FF3"/>
    <w:rsid w:val="00026BA1"/>
    <w:rsid w:val="00026C1A"/>
    <w:rsid w:val="00027349"/>
    <w:rsid w:val="00027A81"/>
    <w:rsid w:val="00027C50"/>
    <w:rsid w:val="0003026E"/>
    <w:rsid w:val="0003082C"/>
    <w:rsid w:val="00030C8E"/>
    <w:rsid w:val="0003149E"/>
    <w:rsid w:val="00031A33"/>
    <w:rsid w:val="00031AA5"/>
    <w:rsid w:val="00031E22"/>
    <w:rsid w:val="00031E71"/>
    <w:rsid w:val="0003391E"/>
    <w:rsid w:val="00033978"/>
    <w:rsid w:val="00033C2B"/>
    <w:rsid w:val="00033C9F"/>
    <w:rsid w:val="00034DBB"/>
    <w:rsid w:val="00034FFD"/>
    <w:rsid w:val="00035196"/>
    <w:rsid w:val="00035465"/>
    <w:rsid w:val="000354F5"/>
    <w:rsid w:val="0003576E"/>
    <w:rsid w:val="00035A2C"/>
    <w:rsid w:val="00036256"/>
    <w:rsid w:val="000373E3"/>
    <w:rsid w:val="00037764"/>
    <w:rsid w:val="000379CC"/>
    <w:rsid w:val="00037EDB"/>
    <w:rsid w:val="000401F1"/>
    <w:rsid w:val="000403C1"/>
    <w:rsid w:val="00040404"/>
    <w:rsid w:val="000408F8"/>
    <w:rsid w:val="00040C1B"/>
    <w:rsid w:val="000411FC"/>
    <w:rsid w:val="00041826"/>
    <w:rsid w:val="0004267C"/>
    <w:rsid w:val="00042881"/>
    <w:rsid w:val="00042B4B"/>
    <w:rsid w:val="00044660"/>
    <w:rsid w:val="0004534A"/>
    <w:rsid w:val="00045843"/>
    <w:rsid w:val="0004593E"/>
    <w:rsid w:val="00045D1C"/>
    <w:rsid w:val="0004669E"/>
    <w:rsid w:val="000471AD"/>
    <w:rsid w:val="00050233"/>
    <w:rsid w:val="00050919"/>
    <w:rsid w:val="00050D9A"/>
    <w:rsid w:val="00051892"/>
    <w:rsid w:val="00051D23"/>
    <w:rsid w:val="00051E02"/>
    <w:rsid w:val="000526CC"/>
    <w:rsid w:val="00053050"/>
    <w:rsid w:val="000531A2"/>
    <w:rsid w:val="0005351D"/>
    <w:rsid w:val="00053B66"/>
    <w:rsid w:val="000546E7"/>
    <w:rsid w:val="00054CC4"/>
    <w:rsid w:val="00054CD8"/>
    <w:rsid w:val="00054DE7"/>
    <w:rsid w:val="000552A1"/>
    <w:rsid w:val="00055458"/>
    <w:rsid w:val="00055FA9"/>
    <w:rsid w:val="0005670F"/>
    <w:rsid w:val="0005679D"/>
    <w:rsid w:val="00056C7C"/>
    <w:rsid w:val="00056D47"/>
    <w:rsid w:val="00056EE5"/>
    <w:rsid w:val="00057867"/>
    <w:rsid w:val="00057D28"/>
    <w:rsid w:val="00060133"/>
    <w:rsid w:val="00061015"/>
    <w:rsid w:val="000610CF"/>
    <w:rsid w:val="000618B9"/>
    <w:rsid w:val="00062093"/>
    <w:rsid w:val="00062DBB"/>
    <w:rsid w:val="00062E61"/>
    <w:rsid w:val="0006388B"/>
    <w:rsid w:val="00063A1D"/>
    <w:rsid w:val="00063AEE"/>
    <w:rsid w:val="000644FC"/>
    <w:rsid w:val="00064511"/>
    <w:rsid w:val="00064708"/>
    <w:rsid w:val="00064809"/>
    <w:rsid w:val="00064C04"/>
    <w:rsid w:val="00065657"/>
    <w:rsid w:val="00065D83"/>
    <w:rsid w:val="0006649B"/>
    <w:rsid w:val="00066839"/>
    <w:rsid w:val="00067070"/>
    <w:rsid w:val="000670CF"/>
    <w:rsid w:val="000673DB"/>
    <w:rsid w:val="00067AB9"/>
    <w:rsid w:val="00067FF1"/>
    <w:rsid w:val="00070460"/>
    <w:rsid w:val="00071903"/>
    <w:rsid w:val="000722DF"/>
    <w:rsid w:val="00072430"/>
    <w:rsid w:val="00072465"/>
    <w:rsid w:val="000724F5"/>
    <w:rsid w:val="000726EF"/>
    <w:rsid w:val="00073891"/>
    <w:rsid w:val="000746DE"/>
    <w:rsid w:val="00074F37"/>
    <w:rsid w:val="00075288"/>
    <w:rsid w:val="0007531F"/>
    <w:rsid w:val="0007533F"/>
    <w:rsid w:val="000756DA"/>
    <w:rsid w:val="000761FB"/>
    <w:rsid w:val="000762B6"/>
    <w:rsid w:val="00076B67"/>
    <w:rsid w:val="00077220"/>
    <w:rsid w:val="00077FBC"/>
    <w:rsid w:val="00080177"/>
    <w:rsid w:val="000806D2"/>
    <w:rsid w:val="00080CFB"/>
    <w:rsid w:val="00080D88"/>
    <w:rsid w:val="0008169E"/>
    <w:rsid w:val="00081EEE"/>
    <w:rsid w:val="00082439"/>
    <w:rsid w:val="00082B9A"/>
    <w:rsid w:val="00082CDC"/>
    <w:rsid w:val="00083216"/>
    <w:rsid w:val="0008393C"/>
    <w:rsid w:val="000839DF"/>
    <w:rsid w:val="0008423D"/>
    <w:rsid w:val="000852BA"/>
    <w:rsid w:val="000852C0"/>
    <w:rsid w:val="0008589C"/>
    <w:rsid w:val="00085E1E"/>
    <w:rsid w:val="0008661A"/>
    <w:rsid w:val="00086633"/>
    <w:rsid w:val="00087209"/>
    <w:rsid w:val="00087837"/>
    <w:rsid w:val="00087F35"/>
    <w:rsid w:val="000900B6"/>
    <w:rsid w:val="000902C2"/>
    <w:rsid w:val="0009073B"/>
    <w:rsid w:val="00090882"/>
    <w:rsid w:val="00091010"/>
    <w:rsid w:val="000915E8"/>
    <w:rsid w:val="000924E2"/>
    <w:rsid w:val="000928BC"/>
    <w:rsid w:val="00092CE1"/>
    <w:rsid w:val="000938B0"/>
    <w:rsid w:val="00093CA0"/>
    <w:rsid w:val="000940AC"/>
    <w:rsid w:val="00094520"/>
    <w:rsid w:val="00094527"/>
    <w:rsid w:val="000949F7"/>
    <w:rsid w:val="000952B3"/>
    <w:rsid w:val="000952BF"/>
    <w:rsid w:val="00095919"/>
    <w:rsid w:val="0009616C"/>
    <w:rsid w:val="0009642E"/>
    <w:rsid w:val="00096E69"/>
    <w:rsid w:val="0009735D"/>
    <w:rsid w:val="0009795C"/>
    <w:rsid w:val="00097F1B"/>
    <w:rsid w:val="000A106F"/>
    <w:rsid w:val="000A15CC"/>
    <w:rsid w:val="000A1C1A"/>
    <w:rsid w:val="000A217B"/>
    <w:rsid w:val="000A2804"/>
    <w:rsid w:val="000A2DCC"/>
    <w:rsid w:val="000A478A"/>
    <w:rsid w:val="000A480E"/>
    <w:rsid w:val="000A4891"/>
    <w:rsid w:val="000A48AD"/>
    <w:rsid w:val="000A4ECA"/>
    <w:rsid w:val="000A527F"/>
    <w:rsid w:val="000A5412"/>
    <w:rsid w:val="000A5539"/>
    <w:rsid w:val="000A6067"/>
    <w:rsid w:val="000A6172"/>
    <w:rsid w:val="000B002B"/>
    <w:rsid w:val="000B1213"/>
    <w:rsid w:val="000B16B5"/>
    <w:rsid w:val="000B187A"/>
    <w:rsid w:val="000B2931"/>
    <w:rsid w:val="000B2C2C"/>
    <w:rsid w:val="000B317D"/>
    <w:rsid w:val="000B341A"/>
    <w:rsid w:val="000B441D"/>
    <w:rsid w:val="000B4DC8"/>
    <w:rsid w:val="000B5FCF"/>
    <w:rsid w:val="000B610D"/>
    <w:rsid w:val="000B66FD"/>
    <w:rsid w:val="000B7617"/>
    <w:rsid w:val="000B7EF4"/>
    <w:rsid w:val="000C0AD6"/>
    <w:rsid w:val="000C12A7"/>
    <w:rsid w:val="000C1422"/>
    <w:rsid w:val="000C1C3E"/>
    <w:rsid w:val="000C1EA9"/>
    <w:rsid w:val="000C2B68"/>
    <w:rsid w:val="000C305D"/>
    <w:rsid w:val="000C37C4"/>
    <w:rsid w:val="000C4C7E"/>
    <w:rsid w:val="000C4CF0"/>
    <w:rsid w:val="000C521F"/>
    <w:rsid w:val="000C54C5"/>
    <w:rsid w:val="000C5E64"/>
    <w:rsid w:val="000C6004"/>
    <w:rsid w:val="000C6936"/>
    <w:rsid w:val="000C6B4F"/>
    <w:rsid w:val="000C6B9D"/>
    <w:rsid w:val="000C7623"/>
    <w:rsid w:val="000C79DF"/>
    <w:rsid w:val="000C7E85"/>
    <w:rsid w:val="000D0AB2"/>
    <w:rsid w:val="000D0CB8"/>
    <w:rsid w:val="000D21E7"/>
    <w:rsid w:val="000D23FC"/>
    <w:rsid w:val="000D2423"/>
    <w:rsid w:val="000D3A53"/>
    <w:rsid w:val="000D4017"/>
    <w:rsid w:val="000D47A3"/>
    <w:rsid w:val="000D47CF"/>
    <w:rsid w:val="000D4F64"/>
    <w:rsid w:val="000D52D5"/>
    <w:rsid w:val="000D56D6"/>
    <w:rsid w:val="000D5857"/>
    <w:rsid w:val="000D6174"/>
    <w:rsid w:val="000D68B0"/>
    <w:rsid w:val="000D750D"/>
    <w:rsid w:val="000D79A6"/>
    <w:rsid w:val="000E04DA"/>
    <w:rsid w:val="000E0719"/>
    <w:rsid w:val="000E0AFE"/>
    <w:rsid w:val="000E1371"/>
    <w:rsid w:val="000E15D4"/>
    <w:rsid w:val="000E1AB0"/>
    <w:rsid w:val="000E1B55"/>
    <w:rsid w:val="000E1C26"/>
    <w:rsid w:val="000E2539"/>
    <w:rsid w:val="000E27D4"/>
    <w:rsid w:val="000E2E76"/>
    <w:rsid w:val="000E36E3"/>
    <w:rsid w:val="000E3C8D"/>
    <w:rsid w:val="000E411B"/>
    <w:rsid w:val="000E6FD2"/>
    <w:rsid w:val="000E7312"/>
    <w:rsid w:val="000F08F0"/>
    <w:rsid w:val="000F0BC8"/>
    <w:rsid w:val="000F0EBE"/>
    <w:rsid w:val="000F125A"/>
    <w:rsid w:val="000F16F5"/>
    <w:rsid w:val="000F17D1"/>
    <w:rsid w:val="000F19A3"/>
    <w:rsid w:val="000F1E19"/>
    <w:rsid w:val="000F227F"/>
    <w:rsid w:val="000F25B6"/>
    <w:rsid w:val="000F2902"/>
    <w:rsid w:val="000F2A30"/>
    <w:rsid w:val="000F2A59"/>
    <w:rsid w:val="000F31A1"/>
    <w:rsid w:val="000F3AAD"/>
    <w:rsid w:val="000F4E3D"/>
    <w:rsid w:val="000F530A"/>
    <w:rsid w:val="000F5A05"/>
    <w:rsid w:val="000F5D7C"/>
    <w:rsid w:val="000F61B5"/>
    <w:rsid w:val="000F6438"/>
    <w:rsid w:val="000F6485"/>
    <w:rsid w:val="000F6632"/>
    <w:rsid w:val="000F6F95"/>
    <w:rsid w:val="000F710E"/>
    <w:rsid w:val="000F713D"/>
    <w:rsid w:val="000F71BC"/>
    <w:rsid w:val="000F778A"/>
    <w:rsid w:val="000F77BB"/>
    <w:rsid w:val="000F78B8"/>
    <w:rsid w:val="000F7B89"/>
    <w:rsid w:val="00100197"/>
    <w:rsid w:val="00100256"/>
    <w:rsid w:val="00100A91"/>
    <w:rsid w:val="001011D5"/>
    <w:rsid w:val="0010128F"/>
    <w:rsid w:val="00102079"/>
    <w:rsid w:val="0010236C"/>
    <w:rsid w:val="001026E4"/>
    <w:rsid w:val="00103255"/>
    <w:rsid w:val="001042FB"/>
    <w:rsid w:val="001047A3"/>
    <w:rsid w:val="00104835"/>
    <w:rsid w:val="00104922"/>
    <w:rsid w:val="001049ED"/>
    <w:rsid w:val="001053A4"/>
    <w:rsid w:val="00105A09"/>
    <w:rsid w:val="00105AFF"/>
    <w:rsid w:val="0010662B"/>
    <w:rsid w:val="001067AD"/>
    <w:rsid w:val="00106BA3"/>
    <w:rsid w:val="0010759A"/>
    <w:rsid w:val="00107799"/>
    <w:rsid w:val="00107DB2"/>
    <w:rsid w:val="00110096"/>
    <w:rsid w:val="00110192"/>
    <w:rsid w:val="00110401"/>
    <w:rsid w:val="00110CD1"/>
    <w:rsid w:val="0011118C"/>
    <w:rsid w:val="00111ECB"/>
    <w:rsid w:val="00111FF9"/>
    <w:rsid w:val="00112237"/>
    <w:rsid w:val="001127CC"/>
    <w:rsid w:val="001138A0"/>
    <w:rsid w:val="001138FD"/>
    <w:rsid w:val="00114118"/>
    <w:rsid w:val="001143DC"/>
    <w:rsid w:val="00114428"/>
    <w:rsid w:val="0011444B"/>
    <w:rsid w:val="001147AB"/>
    <w:rsid w:val="001149B0"/>
    <w:rsid w:val="00114F9E"/>
    <w:rsid w:val="0011514D"/>
    <w:rsid w:val="001154D5"/>
    <w:rsid w:val="001157D3"/>
    <w:rsid w:val="0011672E"/>
    <w:rsid w:val="001171F0"/>
    <w:rsid w:val="001176F2"/>
    <w:rsid w:val="00117AAA"/>
    <w:rsid w:val="00117C43"/>
    <w:rsid w:val="00117D53"/>
    <w:rsid w:val="00120BA2"/>
    <w:rsid w:val="00120BC3"/>
    <w:rsid w:val="0012160C"/>
    <w:rsid w:val="0012193A"/>
    <w:rsid w:val="00121F48"/>
    <w:rsid w:val="00122693"/>
    <w:rsid w:val="00122C89"/>
    <w:rsid w:val="001235C6"/>
    <w:rsid w:val="00123E5E"/>
    <w:rsid w:val="00124032"/>
    <w:rsid w:val="001240EF"/>
    <w:rsid w:val="001245C5"/>
    <w:rsid w:val="001245FA"/>
    <w:rsid w:val="001249ED"/>
    <w:rsid w:val="00125FF6"/>
    <w:rsid w:val="001262C1"/>
    <w:rsid w:val="001266F8"/>
    <w:rsid w:val="00127D2F"/>
    <w:rsid w:val="00127E2F"/>
    <w:rsid w:val="001305A1"/>
    <w:rsid w:val="00130A3F"/>
    <w:rsid w:val="00132192"/>
    <w:rsid w:val="00133696"/>
    <w:rsid w:val="00133B45"/>
    <w:rsid w:val="00133F41"/>
    <w:rsid w:val="00134DA4"/>
    <w:rsid w:val="00135A01"/>
    <w:rsid w:val="00135E89"/>
    <w:rsid w:val="00136FE2"/>
    <w:rsid w:val="00137282"/>
    <w:rsid w:val="001374FF"/>
    <w:rsid w:val="00137C2F"/>
    <w:rsid w:val="00140709"/>
    <w:rsid w:val="001407CA"/>
    <w:rsid w:val="00140DB4"/>
    <w:rsid w:val="00140E84"/>
    <w:rsid w:val="00140EFF"/>
    <w:rsid w:val="001412B0"/>
    <w:rsid w:val="00141A6B"/>
    <w:rsid w:val="001425A7"/>
    <w:rsid w:val="0014315E"/>
    <w:rsid w:val="001432E9"/>
    <w:rsid w:val="00143840"/>
    <w:rsid w:val="00143BC6"/>
    <w:rsid w:val="00143D8E"/>
    <w:rsid w:val="00144753"/>
    <w:rsid w:val="00144CF0"/>
    <w:rsid w:val="00144D04"/>
    <w:rsid w:val="00144D7A"/>
    <w:rsid w:val="001453D7"/>
    <w:rsid w:val="00145644"/>
    <w:rsid w:val="0014578A"/>
    <w:rsid w:val="0014597A"/>
    <w:rsid w:val="00146907"/>
    <w:rsid w:val="001471F3"/>
    <w:rsid w:val="00147AF9"/>
    <w:rsid w:val="001503FD"/>
    <w:rsid w:val="00153486"/>
    <w:rsid w:val="001538F1"/>
    <w:rsid w:val="00154338"/>
    <w:rsid w:val="001547ED"/>
    <w:rsid w:val="00154ADA"/>
    <w:rsid w:val="00154F98"/>
    <w:rsid w:val="00155362"/>
    <w:rsid w:val="0015568A"/>
    <w:rsid w:val="00155E9A"/>
    <w:rsid w:val="00160083"/>
    <w:rsid w:val="0016097D"/>
    <w:rsid w:val="00160B16"/>
    <w:rsid w:val="00160CAB"/>
    <w:rsid w:val="00160D33"/>
    <w:rsid w:val="001613F9"/>
    <w:rsid w:val="001615C4"/>
    <w:rsid w:val="00161DE8"/>
    <w:rsid w:val="0016215A"/>
    <w:rsid w:val="001623A5"/>
    <w:rsid w:val="0016289C"/>
    <w:rsid w:val="00162AA5"/>
    <w:rsid w:val="00163278"/>
    <w:rsid w:val="00163358"/>
    <w:rsid w:val="001643E0"/>
    <w:rsid w:val="00164B6D"/>
    <w:rsid w:val="0016589F"/>
    <w:rsid w:val="00165DDD"/>
    <w:rsid w:val="001664E2"/>
    <w:rsid w:val="00166879"/>
    <w:rsid w:val="00166A8D"/>
    <w:rsid w:val="00166B74"/>
    <w:rsid w:val="00166C01"/>
    <w:rsid w:val="00166C25"/>
    <w:rsid w:val="001673F7"/>
    <w:rsid w:val="00167926"/>
    <w:rsid w:val="00167AA7"/>
    <w:rsid w:val="00167C65"/>
    <w:rsid w:val="00167E2C"/>
    <w:rsid w:val="00170459"/>
    <w:rsid w:val="0017246C"/>
    <w:rsid w:val="001727D6"/>
    <w:rsid w:val="001727E8"/>
    <w:rsid w:val="001730F8"/>
    <w:rsid w:val="001739F7"/>
    <w:rsid w:val="00173C96"/>
    <w:rsid w:val="00173EF8"/>
    <w:rsid w:val="00174307"/>
    <w:rsid w:val="00174F43"/>
    <w:rsid w:val="0017526A"/>
    <w:rsid w:val="00175BB4"/>
    <w:rsid w:val="00175BD0"/>
    <w:rsid w:val="001768EB"/>
    <w:rsid w:val="0017693C"/>
    <w:rsid w:val="001770A1"/>
    <w:rsid w:val="0017765E"/>
    <w:rsid w:val="0017798F"/>
    <w:rsid w:val="00177FB4"/>
    <w:rsid w:val="0018068E"/>
    <w:rsid w:val="00180C20"/>
    <w:rsid w:val="001812E2"/>
    <w:rsid w:val="00181DB0"/>
    <w:rsid w:val="00181FC0"/>
    <w:rsid w:val="00182B87"/>
    <w:rsid w:val="00183D81"/>
    <w:rsid w:val="00183E9B"/>
    <w:rsid w:val="00184251"/>
    <w:rsid w:val="00184268"/>
    <w:rsid w:val="001843C2"/>
    <w:rsid w:val="001844FB"/>
    <w:rsid w:val="00184BC2"/>
    <w:rsid w:val="00184E6A"/>
    <w:rsid w:val="0018501C"/>
    <w:rsid w:val="001850D4"/>
    <w:rsid w:val="00185331"/>
    <w:rsid w:val="00185606"/>
    <w:rsid w:val="0018562C"/>
    <w:rsid w:val="00185880"/>
    <w:rsid w:val="00185B3A"/>
    <w:rsid w:val="00186531"/>
    <w:rsid w:val="001867E8"/>
    <w:rsid w:val="00186A9E"/>
    <w:rsid w:val="00187719"/>
    <w:rsid w:val="00190102"/>
    <w:rsid w:val="00191309"/>
    <w:rsid w:val="0019188B"/>
    <w:rsid w:val="0019199F"/>
    <w:rsid w:val="00191A4C"/>
    <w:rsid w:val="00192990"/>
    <w:rsid w:val="00192AD4"/>
    <w:rsid w:val="00192BB5"/>
    <w:rsid w:val="00192CDC"/>
    <w:rsid w:val="00193200"/>
    <w:rsid w:val="00193338"/>
    <w:rsid w:val="001938C2"/>
    <w:rsid w:val="00193980"/>
    <w:rsid w:val="00193D76"/>
    <w:rsid w:val="0019449F"/>
    <w:rsid w:val="00194C09"/>
    <w:rsid w:val="001954A6"/>
    <w:rsid w:val="0019568E"/>
    <w:rsid w:val="00195997"/>
    <w:rsid w:val="00195BB6"/>
    <w:rsid w:val="00195D21"/>
    <w:rsid w:val="001967C3"/>
    <w:rsid w:val="00196BAA"/>
    <w:rsid w:val="00197107"/>
    <w:rsid w:val="001972DF"/>
    <w:rsid w:val="001A0B2B"/>
    <w:rsid w:val="001A19CC"/>
    <w:rsid w:val="001A272A"/>
    <w:rsid w:val="001A2771"/>
    <w:rsid w:val="001A2878"/>
    <w:rsid w:val="001A2C69"/>
    <w:rsid w:val="001A2DB2"/>
    <w:rsid w:val="001A2EB0"/>
    <w:rsid w:val="001A3086"/>
    <w:rsid w:val="001A34FB"/>
    <w:rsid w:val="001A59C5"/>
    <w:rsid w:val="001A5D08"/>
    <w:rsid w:val="001A5D4B"/>
    <w:rsid w:val="001A6079"/>
    <w:rsid w:val="001A6E4B"/>
    <w:rsid w:val="001A7385"/>
    <w:rsid w:val="001A738F"/>
    <w:rsid w:val="001A7974"/>
    <w:rsid w:val="001A7A78"/>
    <w:rsid w:val="001A7ECE"/>
    <w:rsid w:val="001B0032"/>
    <w:rsid w:val="001B076F"/>
    <w:rsid w:val="001B0BB7"/>
    <w:rsid w:val="001B1E1E"/>
    <w:rsid w:val="001B2763"/>
    <w:rsid w:val="001B32C2"/>
    <w:rsid w:val="001B3A78"/>
    <w:rsid w:val="001B44F3"/>
    <w:rsid w:val="001B463B"/>
    <w:rsid w:val="001B505A"/>
    <w:rsid w:val="001B591E"/>
    <w:rsid w:val="001B637F"/>
    <w:rsid w:val="001B6408"/>
    <w:rsid w:val="001B6CE4"/>
    <w:rsid w:val="001B6F57"/>
    <w:rsid w:val="001B76F5"/>
    <w:rsid w:val="001B7EB5"/>
    <w:rsid w:val="001C032F"/>
    <w:rsid w:val="001C0C67"/>
    <w:rsid w:val="001C1599"/>
    <w:rsid w:val="001C1845"/>
    <w:rsid w:val="001C1D1F"/>
    <w:rsid w:val="001C23BE"/>
    <w:rsid w:val="001C271E"/>
    <w:rsid w:val="001C2C04"/>
    <w:rsid w:val="001C2E97"/>
    <w:rsid w:val="001C37F7"/>
    <w:rsid w:val="001C3878"/>
    <w:rsid w:val="001C3AFA"/>
    <w:rsid w:val="001C3BDD"/>
    <w:rsid w:val="001C412F"/>
    <w:rsid w:val="001C46EA"/>
    <w:rsid w:val="001C46FB"/>
    <w:rsid w:val="001C4F39"/>
    <w:rsid w:val="001C50A6"/>
    <w:rsid w:val="001C69D9"/>
    <w:rsid w:val="001D03D0"/>
    <w:rsid w:val="001D0D03"/>
    <w:rsid w:val="001D16FD"/>
    <w:rsid w:val="001D19F5"/>
    <w:rsid w:val="001D243D"/>
    <w:rsid w:val="001D280B"/>
    <w:rsid w:val="001D285F"/>
    <w:rsid w:val="001D4363"/>
    <w:rsid w:val="001D530E"/>
    <w:rsid w:val="001D5E76"/>
    <w:rsid w:val="001D60FC"/>
    <w:rsid w:val="001D6691"/>
    <w:rsid w:val="001D6A9E"/>
    <w:rsid w:val="001D7061"/>
    <w:rsid w:val="001D715C"/>
    <w:rsid w:val="001D756D"/>
    <w:rsid w:val="001D762D"/>
    <w:rsid w:val="001D7658"/>
    <w:rsid w:val="001D7F0E"/>
    <w:rsid w:val="001E0766"/>
    <w:rsid w:val="001E087F"/>
    <w:rsid w:val="001E1BD0"/>
    <w:rsid w:val="001E2322"/>
    <w:rsid w:val="001E275A"/>
    <w:rsid w:val="001E36C4"/>
    <w:rsid w:val="001E43C3"/>
    <w:rsid w:val="001E4792"/>
    <w:rsid w:val="001E5736"/>
    <w:rsid w:val="001E5B93"/>
    <w:rsid w:val="001E5C20"/>
    <w:rsid w:val="001E6A1D"/>
    <w:rsid w:val="001E7CF9"/>
    <w:rsid w:val="001F0030"/>
    <w:rsid w:val="001F044A"/>
    <w:rsid w:val="001F0A92"/>
    <w:rsid w:val="001F1687"/>
    <w:rsid w:val="001F1BD6"/>
    <w:rsid w:val="001F30AB"/>
    <w:rsid w:val="001F373D"/>
    <w:rsid w:val="001F417B"/>
    <w:rsid w:val="001F442E"/>
    <w:rsid w:val="001F5410"/>
    <w:rsid w:val="001F5CB6"/>
    <w:rsid w:val="001F62A2"/>
    <w:rsid w:val="001F636A"/>
    <w:rsid w:val="001F7073"/>
    <w:rsid w:val="001F733C"/>
    <w:rsid w:val="001F73FE"/>
    <w:rsid w:val="00200807"/>
    <w:rsid w:val="00200EBB"/>
    <w:rsid w:val="00201A1E"/>
    <w:rsid w:val="00201D12"/>
    <w:rsid w:val="00202010"/>
    <w:rsid w:val="00203073"/>
    <w:rsid w:val="00203294"/>
    <w:rsid w:val="0020407F"/>
    <w:rsid w:val="0020481B"/>
    <w:rsid w:val="00204C7D"/>
    <w:rsid w:val="00204F9D"/>
    <w:rsid w:val="00205881"/>
    <w:rsid w:val="00205972"/>
    <w:rsid w:val="00206089"/>
    <w:rsid w:val="0020626D"/>
    <w:rsid w:val="00206840"/>
    <w:rsid w:val="00206BA3"/>
    <w:rsid w:val="00206D7D"/>
    <w:rsid w:val="00207352"/>
    <w:rsid w:val="00207E26"/>
    <w:rsid w:val="00207EDA"/>
    <w:rsid w:val="002101BD"/>
    <w:rsid w:val="00210665"/>
    <w:rsid w:val="00210A60"/>
    <w:rsid w:val="00210E99"/>
    <w:rsid w:val="002110F5"/>
    <w:rsid w:val="00211426"/>
    <w:rsid w:val="002117A4"/>
    <w:rsid w:val="00212614"/>
    <w:rsid w:val="002132FC"/>
    <w:rsid w:val="0021372F"/>
    <w:rsid w:val="00213F9F"/>
    <w:rsid w:val="002142B1"/>
    <w:rsid w:val="002146B5"/>
    <w:rsid w:val="00214B83"/>
    <w:rsid w:val="0021568D"/>
    <w:rsid w:val="00216AE9"/>
    <w:rsid w:val="00216E69"/>
    <w:rsid w:val="00217399"/>
    <w:rsid w:val="00217B69"/>
    <w:rsid w:val="00217BD4"/>
    <w:rsid w:val="0022073B"/>
    <w:rsid w:val="00220796"/>
    <w:rsid w:val="00220811"/>
    <w:rsid w:val="00220906"/>
    <w:rsid w:val="002212F2"/>
    <w:rsid w:val="00221B87"/>
    <w:rsid w:val="00221E06"/>
    <w:rsid w:val="002221DE"/>
    <w:rsid w:val="00222B10"/>
    <w:rsid w:val="002230A6"/>
    <w:rsid w:val="00223708"/>
    <w:rsid w:val="00223D1F"/>
    <w:rsid w:val="002253BC"/>
    <w:rsid w:val="002277D3"/>
    <w:rsid w:val="00227F06"/>
    <w:rsid w:val="002301EB"/>
    <w:rsid w:val="002307F2"/>
    <w:rsid w:val="00230C2F"/>
    <w:rsid w:val="0023129C"/>
    <w:rsid w:val="00231720"/>
    <w:rsid w:val="00231A3B"/>
    <w:rsid w:val="00231DA7"/>
    <w:rsid w:val="002326A4"/>
    <w:rsid w:val="002328AE"/>
    <w:rsid w:val="00232EA5"/>
    <w:rsid w:val="002345A8"/>
    <w:rsid w:val="002352DF"/>
    <w:rsid w:val="002362DB"/>
    <w:rsid w:val="00236448"/>
    <w:rsid w:val="00237A4E"/>
    <w:rsid w:val="00240277"/>
    <w:rsid w:val="00240E4F"/>
    <w:rsid w:val="00240F67"/>
    <w:rsid w:val="00241420"/>
    <w:rsid w:val="00241464"/>
    <w:rsid w:val="00241733"/>
    <w:rsid w:val="002418A7"/>
    <w:rsid w:val="00241CCE"/>
    <w:rsid w:val="0024337B"/>
    <w:rsid w:val="00243B8A"/>
    <w:rsid w:val="00244C38"/>
    <w:rsid w:val="002456B2"/>
    <w:rsid w:val="0024608E"/>
    <w:rsid w:val="002462D1"/>
    <w:rsid w:val="00246382"/>
    <w:rsid w:val="00246404"/>
    <w:rsid w:val="00246BA3"/>
    <w:rsid w:val="00246F08"/>
    <w:rsid w:val="00247591"/>
    <w:rsid w:val="00247692"/>
    <w:rsid w:val="00250256"/>
    <w:rsid w:val="002503B2"/>
    <w:rsid w:val="0025043E"/>
    <w:rsid w:val="002506F4"/>
    <w:rsid w:val="00250972"/>
    <w:rsid w:val="00250A24"/>
    <w:rsid w:val="00250F0D"/>
    <w:rsid w:val="00251E2E"/>
    <w:rsid w:val="00251F04"/>
    <w:rsid w:val="00252729"/>
    <w:rsid w:val="00253927"/>
    <w:rsid w:val="0025418D"/>
    <w:rsid w:val="002550CC"/>
    <w:rsid w:val="00255F2B"/>
    <w:rsid w:val="00256360"/>
    <w:rsid w:val="00256EF8"/>
    <w:rsid w:val="00256F71"/>
    <w:rsid w:val="002570F5"/>
    <w:rsid w:val="0025797B"/>
    <w:rsid w:val="0026064C"/>
    <w:rsid w:val="0026082D"/>
    <w:rsid w:val="0026128E"/>
    <w:rsid w:val="0026217C"/>
    <w:rsid w:val="00262409"/>
    <w:rsid w:val="00262473"/>
    <w:rsid w:val="002624DA"/>
    <w:rsid w:val="00262622"/>
    <w:rsid w:val="00262A43"/>
    <w:rsid w:val="00262AD6"/>
    <w:rsid w:val="00263A49"/>
    <w:rsid w:val="00263AC4"/>
    <w:rsid w:val="00264241"/>
    <w:rsid w:val="00264541"/>
    <w:rsid w:val="00264D6C"/>
    <w:rsid w:val="00265BAD"/>
    <w:rsid w:val="00265E3A"/>
    <w:rsid w:val="0026627A"/>
    <w:rsid w:val="002669CC"/>
    <w:rsid w:val="00267DD2"/>
    <w:rsid w:val="00267F92"/>
    <w:rsid w:val="00270782"/>
    <w:rsid w:val="002707BF"/>
    <w:rsid w:val="002707D7"/>
    <w:rsid w:val="00270DCC"/>
    <w:rsid w:val="0027156E"/>
    <w:rsid w:val="00271856"/>
    <w:rsid w:val="00271FF9"/>
    <w:rsid w:val="00272618"/>
    <w:rsid w:val="00272897"/>
    <w:rsid w:val="00272A1E"/>
    <w:rsid w:val="00273519"/>
    <w:rsid w:val="002738C8"/>
    <w:rsid w:val="002738D9"/>
    <w:rsid w:val="00273F9D"/>
    <w:rsid w:val="0027459B"/>
    <w:rsid w:val="0027463F"/>
    <w:rsid w:val="00274BB4"/>
    <w:rsid w:val="002757C2"/>
    <w:rsid w:val="00275C7D"/>
    <w:rsid w:val="00276011"/>
    <w:rsid w:val="00276528"/>
    <w:rsid w:val="00276635"/>
    <w:rsid w:val="00276924"/>
    <w:rsid w:val="0027695E"/>
    <w:rsid w:val="00276A5D"/>
    <w:rsid w:val="002770CA"/>
    <w:rsid w:val="00277FD0"/>
    <w:rsid w:val="002816C5"/>
    <w:rsid w:val="002822B4"/>
    <w:rsid w:val="00282784"/>
    <w:rsid w:val="002828A5"/>
    <w:rsid w:val="002836AF"/>
    <w:rsid w:val="00283E50"/>
    <w:rsid w:val="00284C83"/>
    <w:rsid w:val="002850A4"/>
    <w:rsid w:val="0028527B"/>
    <w:rsid w:val="00286487"/>
    <w:rsid w:val="00286B2B"/>
    <w:rsid w:val="002877EF"/>
    <w:rsid w:val="002878CE"/>
    <w:rsid w:val="00287D2C"/>
    <w:rsid w:val="00287D45"/>
    <w:rsid w:val="00291390"/>
    <w:rsid w:val="002914D2"/>
    <w:rsid w:val="00291C18"/>
    <w:rsid w:val="00291E3B"/>
    <w:rsid w:val="00291F8E"/>
    <w:rsid w:val="00292174"/>
    <w:rsid w:val="00292AAF"/>
    <w:rsid w:val="002930C9"/>
    <w:rsid w:val="00293785"/>
    <w:rsid w:val="00293A1D"/>
    <w:rsid w:val="00293D4F"/>
    <w:rsid w:val="00293F20"/>
    <w:rsid w:val="0029437E"/>
    <w:rsid w:val="00294D50"/>
    <w:rsid w:val="00294F11"/>
    <w:rsid w:val="0029538E"/>
    <w:rsid w:val="002954B5"/>
    <w:rsid w:val="00295849"/>
    <w:rsid w:val="00295AF5"/>
    <w:rsid w:val="00296E72"/>
    <w:rsid w:val="002A0584"/>
    <w:rsid w:val="002A0ABA"/>
    <w:rsid w:val="002A11F8"/>
    <w:rsid w:val="002A15A2"/>
    <w:rsid w:val="002A3356"/>
    <w:rsid w:val="002A3ADF"/>
    <w:rsid w:val="002A3B13"/>
    <w:rsid w:val="002A3E64"/>
    <w:rsid w:val="002A4D71"/>
    <w:rsid w:val="002A4DFE"/>
    <w:rsid w:val="002A4F66"/>
    <w:rsid w:val="002A5297"/>
    <w:rsid w:val="002A5760"/>
    <w:rsid w:val="002A57F7"/>
    <w:rsid w:val="002A6003"/>
    <w:rsid w:val="002A6580"/>
    <w:rsid w:val="002A74B4"/>
    <w:rsid w:val="002A7B4B"/>
    <w:rsid w:val="002B0420"/>
    <w:rsid w:val="002B042A"/>
    <w:rsid w:val="002B07D9"/>
    <w:rsid w:val="002B07EE"/>
    <w:rsid w:val="002B0B86"/>
    <w:rsid w:val="002B100B"/>
    <w:rsid w:val="002B1169"/>
    <w:rsid w:val="002B124C"/>
    <w:rsid w:val="002B12CF"/>
    <w:rsid w:val="002B12DB"/>
    <w:rsid w:val="002B1B97"/>
    <w:rsid w:val="002B236E"/>
    <w:rsid w:val="002B2E44"/>
    <w:rsid w:val="002B393F"/>
    <w:rsid w:val="002B41A7"/>
    <w:rsid w:val="002B51A7"/>
    <w:rsid w:val="002B5799"/>
    <w:rsid w:val="002B60FD"/>
    <w:rsid w:val="002B648E"/>
    <w:rsid w:val="002B6CE8"/>
    <w:rsid w:val="002B7388"/>
    <w:rsid w:val="002B7941"/>
    <w:rsid w:val="002B7D90"/>
    <w:rsid w:val="002C0C5C"/>
    <w:rsid w:val="002C0E7E"/>
    <w:rsid w:val="002C236C"/>
    <w:rsid w:val="002C284D"/>
    <w:rsid w:val="002C2BAB"/>
    <w:rsid w:val="002C3559"/>
    <w:rsid w:val="002C391F"/>
    <w:rsid w:val="002C3B0B"/>
    <w:rsid w:val="002C454D"/>
    <w:rsid w:val="002C46D3"/>
    <w:rsid w:val="002C4A79"/>
    <w:rsid w:val="002C4EE6"/>
    <w:rsid w:val="002C5207"/>
    <w:rsid w:val="002C5B10"/>
    <w:rsid w:val="002C5B8C"/>
    <w:rsid w:val="002C64F6"/>
    <w:rsid w:val="002C6F6C"/>
    <w:rsid w:val="002C75E4"/>
    <w:rsid w:val="002C7C53"/>
    <w:rsid w:val="002D1BF3"/>
    <w:rsid w:val="002D1C82"/>
    <w:rsid w:val="002D1DC2"/>
    <w:rsid w:val="002D1F24"/>
    <w:rsid w:val="002D299A"/>
    <w:rsid w:val="002D2F9E"/>
    <w:rsid w:val="002D32CA"/>
    <w:rsid w:val="002D3D97"/>
    <w:rsid w:val="002D3E26"/>
    <w:rsid w:val="002D3EFA"/>
    <w:rsid w:val="002D4577"/>
    <w:rsid w:val="002D45A9"/>
    <w:rsid w:val="002D4C65"/>
    <w:rsid w:val="002D5B61"/>
    <w:rsid w:val="002D5C55"/>
    <w:rsid w:val="002D6DBB"/>
    <w:rsid w:val="002D6E23"/>
    <w:rsid w:val="002D6E3C"/>
    <w:rsid w:val="002D7651"/>
    <w:rsid w:val="002E0190"/>
    <w:rsid w:val="002E0D6A"/>
    <w:rsid w:val="002E1606"/>
    <w:rsid w:val="002E19E7"/>
    <w:rsid w:val="002E31E2"/>
    <w:rsid w:val="002E380A"/>
    <w:rsid w:val="002E4059"/>
    <w:rsid w:val="002E4E73"/>
    <w:rsid w:val="002E5002"/>
    <w:rsid w:val="002E51EF"/>
    <w:rsid w:val="002E5AF5"/>
    <w:rsid w:val="002E6051"/>
    <w:rsid w:val="002E6475"/>
    <w:rsid w:val="002E66FB"/>
    <w:rsid w:val="002E6C6C"/>
    <w:rsid w:val="002E773E"/>
    <w:rsid w:val="002E7B8C"/>
    <w:rsid w:val="002E7F14"/>
    <w:rsid w:val="002F000A"/>
    <w:rsid w:val="002F05EF"/>
    <w:rsid w:val="002F0871"/>
    <w:rsid w:val="002F0F55"/>
    <w:rsid w:val="002F1054"/>
    <w:rsid w:val="002F11E2"/>
    <w:rsid w:val="002F1F31"/>
    <w:rsid w:val="002F2547"/>
    <w:rsid w:val="002F3EF6"/>
    <w:rsid w:val="002F46C9"/>
    <w:rsid w:val="002F4A9C"/>
    <w:rsid w:val="002F534E"/>
    <w:rsid w:val="002F5487"/>
    <w:rsid w:val="002F5909"/>
    <w:rsid w:val="002F5A69"/>
    <w:rsid w:val="002F5A6A"/>
    <w:rsid w:val="002F5E5A"/>
    <w:rsid w:val="002F5F2C"/>
    <w:rsid w:val="002F6341"/>
    <w:rsid w:val="002F6ACF"/>
    <w:rsid w:val="002F750F"/>
    <w:rsid w:val="002F7741"/>
    <w:rsid w:val="002F786C"/>
    <w:rsid w:val="002F7BCC"/>
    <w:rsid w:val="0030197D"/>
    <w:rsid w:val="00301E61"/>
    <w:rsid w:val="00301F43"/>
    <w:rsid w:val="003035C2"/>
    <w:rsid w:val="003038E5"/>
    <w:rsid w:val="00304672"/>
    <w:rsid w:val="00304BF2"/>
    <w:rsid w:val="00304E64"/>
    <w:rsid w:val="003059D5"/>
    <w:rsid w:val="00306100"/>
    <w:rsid w:val="0030624A"/>
    <w:rsid w:val="003074B6"/>
    <w:rsid w:val="00307EC8"/>
    <w:rsid w:val="00310340"/>
    <w:rsid w:val="00310599"/>
    <w:rsid w:val="003105DB"/>
    <w:rsid w:val="003105F8"/>
    <w:rsid w:val="00310D6E"/>
    <w:rsid w:val="00310EAE"/>
    <w:rsid w:val="0031225F"/>
    <w:rsid w:val="003128B1"/>
    <w:rsid w:val="003134E5"/>
    <w:rsid w:val="00313517"/>
    <w:rsid w:val="00313EBB"/>
    <w:rsid w:val="00313F5D"/>
    <w:rsid w:val="00314887"/>
    <w:rsid w:val="00314F71"/>
    <w:rsid w:val="00314FDF"/>
    <w:rsid w:val="00315EFD"/>
    <w:rsid w:val="003160A0"/>
    <w:rsid w:val="003168BB"/>
    <w:rsid w:val="00316A26"/>
    <w:rsid w:val="0031704C"/>
    <w:rsid w:val="00317FA5"/>
    <w:rsid w:val="003200E7"/>
    <w:rsid w:val="0032033D"/>
    <w:rsid w:val="0032047D"/>
    <w:rsid w:val="00320720"/>
    <w:rsid w:val="003208E6"/>
    <w:rsid w:val="003216BF"/>
    <w:rsid w:val="00321837"/>
    <w:rsid w:val="00321D74"/>
    <w:rsid w:val="00322253"/>
    <w:rsid w:val="00323DB4"/>
    <w:rsid w:val="0032467D"/>
    <w:rsid w:val="00324B72"/>
    <w:rsid w:val="00326348"/>
    <w:rsid w:val="00326B14"/>
    <w:rsid w:val="00326B25"/>
    <w:rsid w:val="00326BC4"/>
    <w:rsid w:val="00327209"/>
    <w:rsid w:val="003272F8"/>
    <w:rsid w:val="00330105"/>
    <w:rsid w:val="00330167"/>
    <w:rsid w:val="00331BAE"/>
    <w:rsid w:val="003327E8"/>
    <w:rsid w:val="00332DF3"/>
    <w:rsid w:val="00332E3B"/>
    <w:rsid w:val="003331C3"/>
    <w:rsid w:val="00333500"/>
    <w:rsid w:val="003338DE"/>
    <w:rsid w:val="00334CE8"/>
    <w:rsid w:val="00334E33"/>
    <w:rsid w:val="00334EDC"/>
    <w:rsid w:val="00335F4C"/>
    <w:rsid w:val="003360D0"/>
    <w:rsid w:val="00336310"/>
    <w:rsid w:val="00336DDC"/>
    <w:rsid w:val="00337119"/>
    <w:rsid w:val="003372CF"/>
    <w:rsid w:val="00337653"/>
    <w:rsid w:val="00340391"/>
    <w:rsid w:val="00340BC7"/>
    <w:rsid w:val="00340BEB"/>
    <w:rsid w:val="00340F55"/>
    <w:rsid w:val="00341005"/>
    <w:rsid w:val="0034134B"/>
    <w:rsid w:val="003417AC"/>
    <w:rsid w:val="00341A36"/>
    <w:rsid w:val="003428C6"/>
    <w:rsid w:val="00342B59"/>
    <w:rsid w:val="00343B2B"/>
    <w:rsid w:val="00345621"/>
    <w:rsid w:val="00346622"/>
    <w:rsid w:val="003467D2"/>
    <w:rsid w:val="00346E3F"/>
    <w:rsid w:val="00346E53"/>
    <w:rsid w:val="003472FD"/>
    <w:rsid w:val="00347670"/>
    <w:rsid w:val="0035037F"/>
    <w:rsid w:val="00350741"/>
    <w:rsid w:val="003509C2"/>
    <w:rsid w:val="00350C73"/>
    <w:rsid w:val="00350EA0"/>
    <w:rsid w:val="00351559"/>
    <w:rsid w:val="00351EBA"/>
    <w:rsid w:val="00353153"/>
    <w:rsid w:val="0035382E"/>
    <w:rsid w:val="00354A23"/>
    <w:rsid w:val="0035506C"/>
    <w:rsid w:val="00355857"/>
    <w:rsid w:val="00356037"/>
    <w:rsid w:val="003562A3"/>
    <w:rsid w:val="0035699B"/>
    <w:rsid w:val="003570F4"/>
    <w:rsid w:val="0035760F"/>
    <w:rsid w:val="00357E84"/>
    <w:rsid w:val="00357FD4"/>
    <w:rsid w:val="003610B6"/>
    <w:rsid w:val="00361D0F"/>
    <w:rsid w:val="003630BF"/>
    <w:rsid w:val="0036364C"/>
    <w:rsid w:val="0036480F"/>
    <w:rsid w:val="00365696"/>
    <w:rsid w:val="00365C9F"/>
    <w:rsid w:val="00366405"/>
    <w:rsid w:val="0036657F"/>
    <w:rsid w:val="00366E6B"/>
    <w:rsid w:val="00366ECC"/>
    <w:rsid w:val="003674C4"/>
    <w:rsid w:val="00367D56"/>
    <w:rsid w:val="00370220"/>
    <w:rsid w:val="0037031F"/>
    <w:rsid w:val="00371A30"/>
    <w:rsid w:val="003720B2"/>
    <w:rsid w:val="003723EF"/>
    <w:rsid w:val="00372835"/>
    <w:rsid w:val="00372BBC"/>
    <w:rsid w:val="00373AE9"/>
    <w:rsid w:val="00373DB7"/>
    <w:rsid w:val="00374093"/>
    <w:rsid w:val="00374524"/>
    <w:rsid w:val="0037455D"/>
    <w:rsid w:val="00374716"/>
    <w:rsid w:val="00374ABC"/>
    <w:rsid w:val="003751F5"/>
    <w:rsid w:val="003760D3"/>
    <w:rsid w:val="00376523"/>
    <w:rsid w:val="003767FF"/>
    <w:rsid w:val="00376DDF"/>
    <w:rsid w:val="00380754"/>
    <w:rsid w:val="00380CED"/>
    <w:rsid w:val="00380D2E"/>
    <w:rsid w:val="00380DB4"/>
    <w:rsid w:val="00380EAC"/>
    <w:rsid w:val="0038252B"/>
    <w:rsid w:val="0038337A"/>
    <w:rsid w:val="00383859"/>
    <w:rsid w:val="00384475"/>
    <w:rsid w:val="00384994"/>
    <w:rsid w:val="00384FF0"/>
    <w:rsid w:val="00385285"/>
    <w:rsid w:val="00385293"/>
    <w:rsid w:val="0038696A"/>
    <w:rsid w:val="00386CB7"/>
    <w:rsid w:val="00386CBC"/>
    <w:rsid w:val="00386CCC"/>
    <w:rsid w:val="003874E3"/>
    <w:rsid w:val="003879B5"/>
    <w:rsid w:val="00390616"/>
    <w:rsid w:val="00390E48"/>
    <w:rsid w:val="00391361"/>
    <w:rsid w:val="003917D3"/>
    <w:rsid w:val="00391AD1"/>
    <w:rsid w:val="00391F8B"/>
    <w:rsid w:val="00392000"/>
    <w:rsid w:val="00392024"/>
    <w:rsid w:val="00393B99"/>
    <w:rsid w:val="00393D05"/>
    <w:rsid w:val="003941CC"/>
    <w:rsid w:val="003942E7"/>
    <w:rsid w:val="0039468D"/>
    <w:rsid w:val="003947FF"/>
    <w:rsid w:val="00394AD8"/>
    <w:rsid w:val="003958DA"/>
    <w:rsid w:val="00395922"/>
    <w:rsid w:val="0039774A"/>
    <w:rsid w:val="00397DB2"/>
    <w:rsid w:val="003A030A"/>
    <w:rsid w:val="003A0DC2"/>
    <w:rsid w:val="003A0DCF"/>
    <w:rsid w:val="003A1351"/>
    <w:rsid w:val="003A17D4"/>
    <w:rsid w:val="003A18F8"/>
    <w:rsid w:val="003A1A8F"/>
    <w:rsid w:val="003A1B25"/>
    <w:rsid w:val="003A1F8C"/>
    <w:rsid w:val="003A21EC"/>
    <w:rsid w:val="003A227C"/>
    <w:rsid w:val="003A2AB8"/>
    <w:rsid w:val="003A2AEE"/>
    <w:rsid w:val="003A2F6C"/>
    <w:rsid w:val="003A317D"/>
    <w:rsid w:val="003A3B6D"/>
    <w:rsid w:val="003A3BAA"/>
    <w:rsid w:val="003A3BB4"/>
    <w:rsid w:val="003A4772"/>
    <w:rsid w:val="003A4B6E"/>
    <w:rsid w:val="003A4F5E"/>
    <w:rsid w:val="003A5292"/>
    <w:rsid w:val="003A558E"/>
    <w:rsid w:val="003A5F0C"/>
    <w:rsid w:val="003A617D"/>
    <w:rsid w:val="003A7631"/>
    <w:rsid w:val="003B044E"/>
    <w:rsid w:val="003B0551"/>
    <w:rsid w:val="003B05B9"/>
    <w:rsid w:val="003B0DD3"/>
    <w:rsid w:val="003B12E4"/>
    <w:rsid w:val="003B21AD"/>
    <w:rsid w:val="003B2664"/>
    <w:rsid w:val="003B2923"/>
    <w:rsid w:val="003B2BE7"/>
    <w:rsid w:val="003B2EC1"/>
    <w:rsid w:val="003B2EDB"/>
    <w:rsid w:val="003B36CC"/>
    <w:rsid w:val="003B41F7"/>
    <w:rsid w:val="003B47CD"/>
    <w:rsid w:val="003B4DC3"/>
    <w:rsid w:val="003B5442"/>
    <w:rsid w:val="003B5FF2"/>
    <w:rsid w:val="003B6309"/>
    <w:rsid w:val="003B6599"/>
    <w:rsid w:val="003B6847"/>
    <w:rsid w:val="003B6D07"/>
    <w:rsid w:val="003B719D"/>
    <w:rsid w:val="003B7422"/>
    <w:rsid w:val="003B78C8"/>
    <w:rsid w:val="003B7D17"/>
    <w:rsid w:val="003C009D"/>
    <w:rsid w:val="003C15E5"/>
    <w:rsid w:val="003C1C58"/>
    <w:rsid w:val="003C25CA"/>
    <w:rsid w:val="003C28A1"/>
    <w:rsid w:val="003C2A0B"/>
    <w:rsid w:val="003C3DA1"/>
    <w:rsid w:val="003C4129"/>
    <w:rsid w:val="003C419B"/>
    <w:rsid w:val="003C4750"/>
    <w:rsid w:val="003C4E23"/>
    <w:rsid w:val="003C4FBC"/>
    <w:rsid w:val="003C569F"/>
    <w:rsid w:val="003C5E36"/>
    <w:rsid w:val="003C5E57"/>
    <w:rsid w:val="003C64C1"/>
    <w:rsid w:val="003C694C"/>
    <w:rsid w:val="003C6C1C"/>
    <w:rsid w:val="003D070C"/>
    <w:rsid w:val="003D0B15"/>
    <w:rsid w:val="003D15BC"/>
    <w:rsid w:val="003D207C"/>
    <w:rsid w:val="003D23B0"/>
    <w:rsid w:val="003D3846"/>
    <w:rsid w:val="003D474C"/>
    <w:rsid w:val="003D4796"/>
    <w:rsid w:val="003D516E"/>
    <w:rsid w:val="003D56FC"/>
    <w:rsid w:val="003D5ACD"/>
    <w:rsid w:val="003D65FC"/>
    <w:rsid w:val="003D76F7"/>
    <w:rsid w:val="003D7C83"/>
    <w:rsid w:val="003E003F"/>
    <w:rsid w:val="003E030E"/>
    <w:rsid w:val="003E0919"/>
    <w:rsid w:val="003E0D4A"/>
    <w:rsid w:val="003E21FA"/>
    <w:rsid w:val="003E234D"/>
    <w:rsid w:val="003E24C9"/>
    <w:rsid w:val="003E2C64"/>
    <w:rsid w:val="003E31ED"/>
    <w:rsid w:val="003E3A40"/>
    <w:rsid w:val="003E46F1"/>
    <w:rsid w:val="003E4931"/>
    <w:rsid w:val="003E4D28"/>
    <w:rsid w:val="003E4E07"/>
    <w:rsid w:val="003E5044"/>
    <w:rsid w:val="003E5164"/>
    <w:rsid w:val="003E5D58"/>
    <w:rsid w:val="003E5E78"/>
    <w:rsid w:val="003E64FC"/>
    <w:rsid w:val="003E7153"/>
    <w:rsid w:val="003E717C"/>
    <w:rsid w:val="003E74D7"/>
    <w:rsid w:val="003E7D58"/>
    <w:rsid w:val="003E7DA4"/>
    <w:rsid w:val="003E7E81"/>
    <w:rsid w:val="003F07A9"/>
    <w:rsid w:val="003F0977"/>
    <w:rsid w:val="003F0C39"/>
    <w:rsid w:val="003F12CA"/>
    <w:rsid w:val="003F1A95"/>
    <w:rsid w:val="003F1C9C"/>
    <w:rsid w:val="003F29AD"/>
    <w:rsid w:val="003F3209"/>
    <w:rsid w:val="003F3286"/>
    <w:rsid w:val="003F35FD"/>
    <w:rsid w:val="003F363B"/>
    <w:rsid w:val="003F43CD"/>
    <w:rsid w:val="003F4DED"/>
    <w:rsid w:val="003F5938"/>
    <w:rsid w:val="003F626B"/>
    <w:rsid w:val="003F6A0D"/>
    <w:rsid w:val="003F6A7A"/>
    <w:rsid w:val="003F6CBB"/>
    <w:rsid w:val="003F78FF"/>
    <w:rsid w:val="00400156"/>
    <w:rsid w:val="00400589"/>
    <w:rsid w:val="00400686"/>
    <w:rsid w:val="004006E5"/>
    <w:rsid w:val="00400A14"/>
    <w:rsid w:val="0040264B"/>
    <w:rsid w:val="004026B1"/>
    <w:rsid w:val="0040393D"/>
    <w:rsid w:val="004044D6"/>
    <w:rsid w:val="0040572C"/>
    <w:rsid w:val="0040576F"/>
    <w:rsid w:val="00405AF0"/>
    <w:rsid w:val="004068E0"/>
    <w:rsid w:val="004070D1"/>
    <w:rsid w:val="0040759F"/>
    <w:rsid w:val="00407FAE"/>
    <w:rsid w:val="004103CC"/>
    <w:rsid w:val="00410639"/>
    <w:rsid w:val="00410770"/>
    <w:rsid w:val="004109BF"/>
    <w:rsid w:val="00410B7E"/>
    <w:rsid w:val="0041204B"/>
    <w:rsid w:val="00412A2D"/>
    <w:rsid w:val="00412CA7"/>
    <w:rsid w:val="00413521"/>
    <w:rsid w:val="00413968"/>
    <w:rsid w:val="004139CF"/>
    <w:rsid w:val="00413B8B"/>
    <w:rsid w:val="004140FF"/>
    <w:rsid w:val="004152B2"/>
    <w:rsid w:val="004156C9"/>
    <w:rsid w:val="00415FB6"/>
    <w:rsid w:val="004174EA"/>
    <w:rsid w:val="0042001A"/>
    <w:rsid w:val="00420066"/>
    <w:rsid w:val="00420ACB"/>
    <w:rsid w:val="00420C28"/>
    <w:rsid w:val="00420E78"/>
    <w:rsid w:val="0042160A"/>
    <w:rsid w:val="00421FD8"/>
    <w:rsid w:val="004224C0"/>
    <w:rsid w:val="004224E1"/>
    <w:rsid w:val="0042254A"/>
    <w:rsid w:val="00422A67"/>
    <w:rsid w:val="00423108"/>
    <w:rsid w:val="00423AC5"/>
    <w:rsid w:val="00424625"/>
    <w:rsid w:val="004253B9"/>
    <w:rsid w:val="00425967"/>
    <w:rsid w:val="00425AE7"/>
    <w:rsid w:val="00426066"/>
    <w:rsid w:val="0042659E"/>
    <w:rsid w:val="004276A2"/>
    <w:rsid w:val="00427ACD"/>
    <w:rsid w:val="00427E98"/>
    <w:rsid w:val="00430E35"/>
    <w:rsid w:val="004312ED"/>
    <w:rsid w:val="00431B24"/>
    <w:rsid w:val="00431B35"/>
    <w:rsid w:val="00432084"/>
    <w:rsid w:val="00432161"/>
    <w:rsid w:val="00432192"/>
    <w:rsid w:val="00432BF9"/>
    <w:rsid w:val="00432CCB"/>
    <w:rsid w:val="00432F0F"/>
    <w:rsid w:val="004331C8"/>
    <w:rsid w:val="0043341A"/>
    <w:rsid w:val="004335B2"/>
    <w:rsid w:val="00433CA4"/>
    <w:rsid w:val="00434112"/>
    <w:rsid w:val="00434277"/>
    <w:rsid w:val="00434834"/>
    <w:rsid w:val="0043492C"/>
    <w:rsid w:val="00434BF1"/>
    <w:rsid w:val="00434FAE"/>
    <w:rsid w:val="00434FE4"/>
    <w:rsid w:val="004362C2"/>
    <w:rsid w:val="00436AA4"/>
    <w:rsid w:val="00436B72"/>
    <w:rsid w:val="00436C5F"/>
    <w:rsid w:val="0043737B"/>
    <w:rsid w:val="00437445"/>
    <w:rsid w:val="00437967"/>
    <w:rsid w:val="00437A5D"/>
    <w:rsid w:val="00437CAB"/>
    <w:rsid w:val="0044024D"/>
    <w:rsid w:val="00440646"/>
    <w:rsid w:val="00440A28"/>
    <w:rsid w:val="00440AB4"/>
    <w:rsid w:val="0044103D"/>
    <w:rsid w:val="00441054"/>
    <w:rsid w:val="004411BB"/>
    <w:rsid w:val="00441DEC"/>
    <w:rsid w:val="0044259D"/>
    <w:rsid w:val="00442AA9"/>
    <w:rsid w:val="0044386D"/>
    <w:rsid w:val="00443A47"/>
    <w:rsid w:val="00443ACD"/>
    <w:rsid w:val="00443C67"/>
    <w:rsid w:val="00443C95"/>
    <w:rsid w:val="004446CB"/>
    <w:rsid w:val="00444729"/>
    <w:rsid w:val="00444874"/>
    <w:rsid w:val="00445960"/>
    <w:rsid w:val="004459F3"/>
    <w:rsid w:val="00445B89"/>
    <w:rsid w:val="00445C97"/>
    <w:rsid w:val="00445D44"/>
    <w:rsid w:val="0045048F"/>
    <w:rsid w:val="00450995"/>
    <w:rsid w:val="00451429"/>
    <w:rsid w:val="00452109"/>
    <w:rsid w:val="004521D0"/>
    <w:rsid w:val="00452DEB"/>
    <w:rsid w:val="004533FB"/>
    <w:rsid w:val="00453EC5"/>
    <w:rsid w:val="004546F6"/>
    <w:rsid w:val="00454829"/>
    <w:rsid w:val="00454E97"/>
    <w:rsid w:val="00456212"/>
    <w:rsid w:val="004579BE"/>
    <w:rsid w:val="00457ABB"/>
    <w:rsid w:val="00457C3C"/>
    <w:rsid w:val="00460D79"/>
    <w:rsid w:val="00461228"/>
    <w:rsid w:val="004614BA"/>
    <w:rsid w:val="00461764"/>
    <w:rsid w:val="00462098"/>
    <w:rsid w:val="004620E4"/>
    <w:rsid w:val="00462819"/>
    <w:rsid w:val="00463ECA"/>
    <w:rsid w:val="0046478F"/>
    <w:rsid w:val="00464CB2"/>
    <w:rsid w:val="00465482"/>
    <w:rsid w:val="004655EF"/>
    <w:rsid w:val="0046581B"/>
    <w:rsid w:val="004662D9"/>
    <w:rsid w:val="00466C27"/>
    <w:rsid w:val="00466C2B"/>
    <w:rsid w:val="00467046"/>
    <w:rsid w:val="0046718F"/>
    <w:rsid w:val="00467789"/>
    <w:rsid w:val="00470D37"/>
    <w:rsid w:val="00470D46"/>
    <w:rsid w:val="00470F0C"/>
    <w:rsid w:val="00471CE3"/>
    <w:rsid w:val="00472E20"/>
    <w:rsid w:val="004731FB"/>
    <w:rsid w:val="0047368B"/>
    <w:rsid w:val="00473701"/>
    <w:rsid w:val="00473C70"/>
    <w:rsid w:val="004744A8"/>
    <w:rsid w:val="00475F00"/>
    <w:rsid w:val="00476A99"/>
    <w:rsid w:val="00476BE3"/>
    <w:rsid w:val="0047728B"/>
    <w:rsid w:val="00477556"/>
    <w:rsid w:val="0047787C"/>
    <w:rsid w:val="00477CB5"/>
    <w:rsid w:val="004801B3"/>
    <w:rsid w:val="0048021C"/>
    <w:rsid w:val="004806BF"/>
    <w:rsid w:val="00480EFA"/>
    <w:rsid w:val="00481640"/>
    <w:rsid w:val="00481807"/>
    <w:rsid w:val="004826D0"/>
    <w:rsid w:val="00483538"/>
    <w:rsid w:val="004843FF"/>
    <w:rsid w:val="00484928"/>
    <w:rsid w:val="004855B9"/>
    <w:rsid w:val="004866EC"/>
    <w:rsid w:val="00487229"/>
    <w:rsid w:val="004873F8"/>
    <w:rsid w:val="00487CD0"/>
    <w:rsid w:val="00487E66"/>
    <w:rsid w:val="004901CD"/>
    <w:rsid w:val="00490581"/>
    <w:rsid w:val="00492407"/>
    <w:rsid w:val="00493F1E"/>
    <w:rsid w:val="00494C61"/>
    <w:rsid w:val="004950F0"/>
    <w:rsid w:val="004951AC"/>
    <w:rsid w:val="0049558B"/>
    <w:rsid w:val="00495759"/>
    <w:rsid w:val="00495E00"/>
    <w:rsid w:val="004962F8"/>
    <w:rsid w:val="004966DE"/>
    <w:rsid w:val="00496E05"/>
    <w:rsid w:val="00497158"/>
    <w:rsid w:val="004A0032"/>
    <w:rsid w:val="004A0493"/>
    <w:rsid w:val="004A0A6B"/>
    <w:rsid w:val="004A0FAF"/>
    <w:rsid w:val="004A1B11"/>
    <w:rsid w:val="004A1B71"/>
    <w:rsid w:val="004A2511"/>
    <w:rsid w:val="004A27BF"/>
    <w:rsid w:val="004A29E5"/>
    <w:rsid w:val="004A2C82"/>
    <w:rsid w:val="004A37DF"/>
    <w:rsid w:val="004A3A20"/>
    <w:rsid w:val="004A3D0C"/>
    <w:rsid w:val="004A3E7F"/>
    <w:rsid w:val="004A4D7C"/>
    <w:rsid w:val="004A4DC8"/>
    <w:rsid w:val="004A571F"/>
    <w:rsid w:val="004A5951"/>
    <w:rsid w:val="004A608A"/>
    <w:rsid w:val="004A6179"/>
    <w:rsid w:val="004A6F15"/>
    <w:rsid w:val="004A7FC3"/>
    <w:rsid w:val="004B0D65"/>
    <w:rsid w:val="004B0DDA"/>
    <w:rsid w:val="004B0E4E"/>
    <w:rsid w:val="004B1026"/>
    <w:rsid w:val="004B10D1"/>
    <w:rsid w:val="004B119C"/>
    <w:rsid w:val="004B17DA"/>
    <w:rsid w:val="004B2678"/>
    <w:rsid w:val="004B29D0"/>
    <w:rsid w:val="004B4102"/>
    <w:rsid w:val="004B4251"/>
    <w:rsid w:val="004B4B38"/>
    <w:rsid w:val="004B4C5D"/>
    <w:rsid w:val="004B4DB6"/>
    <w:rsid w:val="004B5125"/>
    <w:rsid w:val="004B665F"/>
    <w:rsid w:val="004B6872"/>
    <w:rsid w:val="004B7C5B"/>
    <w:rsid w:val="004C0039"/>
    <w:rsid w:val="004C051C"/>
    <w:rsid w:val="004C0AF0"/>
    <w:rsid w:val="004C0E8A"/>
    <w:rsid w:val="004C12C6"/>
    <w:rsid w:val="004C1412"/>
    <w:rsid w:val="004C1C94"/>
    <w:rsid w:val="004C1CB5"/>
    <w:rsid w:val="004C39AD"/>
    <w:rsid w:val="004C40F9"/>
    <w:rsid w:val="004C47AB"/>
    <w:rsid w:val="004C6095"/>
    <w:rsid w:val="004C6A96"/>
    <w:rsid w:val="004D03E9"/>
    <w:rsid w:val="004D03FF"/>
    <w:rsid w:val="004D0F39"/>
    <w:rsid w:val="004D0FD4"/>
    <w:rsid w:val="004D13DB"/>
    <w:rsid w:val="004D1E3E"/>
    <w:rsid w:val="004D278E"/>
    <w:rsid w:val="004D2C75"/>
    <w:rsid w:val="004D3592"/>
    <w:rsid w:val="004D35D7"/>
    <w:rsid w:val="004D38D8"/>
    <w:rsid w:val="004D3927"/>
    <w:rsid w:val="004D4BB0"/>
    <w:rsid w:val="004D50E4"/>
    <w:rsid w:val="004D5641"/>
    <w:rsid w:val="004D56FD"/>
    <w:rsid w:val="004D66F9"/>
    <w:rsid w:val="004D7EA6"/>
    <w:rsid w:val="004E0609"/>
    <w:rsid w:val="004E0639"/>
    <w:rsid w:val="004E0BE7"/>
    <w:rsid w:val="004E0ED3"/>
    <w:rsid w:val="004E1AAD"/>
    <w:rsid w:val="004E1AC7"/>
    <w:rsid w:val="004E1EE3"/>
    <w:rsid w:val="004E22AE"/>
    <w:rsid w:val="004E2C4B"/>
    <w:rsid w:val="004E2DB0"/>
    <w:rsid w:val="004E32E8"/>
    <w:rsid w:val="004E3EDF"/>
    <w:rsid w:val="004E42E1"/>
    <w:rsid w:val="004E4313"/>
    <w:rsid w:val="004E497C"/>
    <w:rsid w:val="004E4ADC"/>
    <w:rsid w:val="004E517B"/>
    <w:rsid w:val="004E5440"/>
    <w:rsid w:val="004E562F"/>
    <w:rsid w:val="004E5903"/>
    <w:rsid w:val="004E65E6"/>
    <w:rsid w:val="004E6EF8"/>
    <w:rsid w:val="004E7BDF"/>
    <w:rsid w:val="004F0427"/>
    <w:rsid w:val="004F0C3F"/>
    <w:rsid w:val="004F1F11"/>
    <w:rsid w:val="004F2373"/>
    <w:rsid w:val="004F2585"/>
    <w:rsid w:val="004F2687"/>
    <w:rsid w:val="004F2752"/>
    <w:rsid w:val="004F2F07"/>
    <w:rsid w:val="004F32F2"/>
    <w:rsid w:val="004F3D26"/>
    <w:rsid w:val="004F3F5B"/>
    <w:rsid w:val="004F451B"/>
    <w:rsid w:val="004F55B9"/>
    <w:rsid w:val="004F6600"/>
    <w:rsid w:val="004F66CF"/>
    <w:rsid w:val="004F7284"/>
    <w:rsid w:val="004F74C9"/>
    <w:rsid w:val="004F7799"/>
    <w:rsid w:val="004F77C0"/>
    <w:rsid w:val="00500424"/>
    <w:rsid w:val="00500C6B"/>
    <w:rsid w:val="0050110F"/>
    <w:rsid w:val="0050141E"/>
    <w:rsid w:val="005015B3"/>
    <w:rsid w:val="00501B91"/>
    <w:rsid w:val="0050211F"/>
    <w:rsid w:val="00502460"/>
    <w:rsid w:val="00502CB9"/>
    <w:rsid w:val="00502DE0"/>
    <w:rsid w:val="005033BC"/>
    <w:rsid w:val="005033F9"/>
    <w:rsid w:val="00503D8E"/>
    <w:rsid w:val="00504212"/>
    <w:rsid w:val="00504608"/>
    <w:rsid w:val="00504AAA"/>
    <w:rsid w:val="005055EC"/>
    <w:rsid w:val="00505806"/>
    <w:rsid w:val="00505D29"/>
    <w:rsid w:val="00506458"/>
    <w:rsid w:val="00506C89"/>
    <w:rsid w:val="00506F6F"/>
    <w:rsid w:val="005075A7"/>
    <w:rsid w:val="00507EB1"/>
    <w:rsid w:val="00507F89"/>
    <w:rsid w:val="0051025A"/>
    <w:rsid w:val="00510808"/>
    <w:rsid w:val="00510848"/>
    <w:rsid w:val="005117D8"/>
    <w:rsid w:val="0051198D"/>
    <w:rsid w:val="0051253B"/>
    <w:rsid w:val="00512BA9"/>
    <w:rsid w:val="00512D69"/>
    <w:rsid w:val="00513F0C"/>
    <w:rsid w:val="00514965"/>
    <w:rsid w:val="005157E0"/>
    <w:rsid w:val="005158CF"/>
    <w:rsid w:val="00515CDF"/>
    <w:rsid w:val="0052055F"/>
    <w:rsid w:val="005209FB"/>
    <w:rsid w:val="0052142A"/>
    <w:rsid w:val="00521989"/>
    <w:rsid w:val="00521A02"/>
    <w:rsid w:val="00521D75"/>
    <w:rsid w:val="00521F26"/>
    <w:rsid w:val="005222D6"/>
    <w:rsid w:val="00522CFE"/>
    <w:rsid w:val="0052340E"/>
    <w:rsid w:val="00523E03"/>
    <w:rsid w:val="00524B6F"/>
    <w:rsid w:val="005250C0"/>
    <w:rsid w:val="0052558F"/>
    <w:rsid w:val="005256EB"/>
    <w:rsid w:val="005267EC"/>
    <w:rsid w:val="00526DB3"/>
    <w:rsid w:val="0052715F"/>
    <w:rsid w:val="0052716E"/>
    <w:rsid w:val="00531028"/>
    <w:rsid w:val="005311DC"/>
    <w:rsid w:val="00531365"/>
    <w:rsid w:val="0053166E"/>
    <w:rsid w:val="00532A99"/>
    <w:rsid w:val="0053320F"/>
    <w:rsid w:val="00533458"/>
    <w:rsid w:val="0053387A"/>
    <w:rsid w:val="0053398E"/>
    <w:rsid w:val="00533F2A"/>
    <w:rsid w:val="00534DC7"/>
    <w:rsid w:val="00535800"/>
    <w:rsid w:val="005363F7"/>
    <w:rsid w:val="00536CC1"/>
    <w:rsid w:val="00536D46"/>
    <w:rsid w:val="00537079"/>
    <w:rsid w:val="005374E1"/>
    <w:rsid w:val="00537C86"/>
    <w:rsid w:val="00537E21"/>
    <w:rsid w:val="00540EDA"/>
    <w:rsid w:val="0054137B"/>
    <w:rsid w:val="005419C1"/>
    <w:rsid w:val="00541EB2"/>
    <w:rsid w:val="00541FB3"/>
    <w:rsid w:val="005427DA"/>
    <w:rsid w:val="00543870"/>
    <w:rsid w:val="00543C51"/>
    <w:rsid w:val="00544511"/>
    <w:rsid w:val="00544634"/>
    <w:rsid w:val="00544A8B"/>
    <w:rsid w:val="00545665"/>
    <w:rsid w:val="0054694B"/>
    <w:rsid w:val="00547CE0"/>
    <w:rsid w:val="00550E3F"/>
    <w:rsid w:val="005511A0"/>
    <w:rsid w:val="005549C0"/>
    <w:rsid w:val="00555BD3"/>
    <w:rsid w:val="005567A8"/>
    <w:rsid w:val="00556E5D"/>
    <w:rsid w:val="0055751A"/>
    <w:rsid w:val="00557539"/>
    <w:rsid w:val="00557591"/>
    <w:rsid w:val="00557826"/>
    <w:rsid w:val="00557DF6"/>
    <w:rsid w:val="00560589"/>
    <w:rsid w:val="00560851"/>
    <w:rsid w:val="0056107B"/>
    <w:rsid w:val="005610F9"/>
    <w:rsid w:val="005615DA"/>
    <w:rsid w:val="00562360"/>
    <w:rsid w:val="00562917"/>
    <w:rsid w:val="00562BB5"/>
    <w:rsid w:val="00562BFB"/>
    <w:rsid w:val="00562C0F"/>
    <w:rsid w:val="00562C24"/>
    <w:rsid w:val="005634C4"/>
    <w:rsid w:val="00563C11"/>
    <w:rsid w:val="00564A6A"/>
    <w:rsid w:val="0056537F"/>
    <w:rsid w:val="0056582B"/>
    <w:rsid w:val="00565A18"/>
    <w:rsid w:val="0056601A"/>
    <w:rsid w:val="0056613E"/>
    <w:rsid w:val="00566F1B"/>
    <w:rsid w:val="00567373"/>
    <w:rsid w:val="00567AB8"/>
    <w:rsid w:val="00567DA7"/>
    <w:rsid w:val="00567E7C"/>
    <w:rsid w:val="00567FBF"/>
    <w:rsid w:val="0057020A"/>
    <w:rsid w:val="005704AC"/>
    <w:rsid w:val="005706F3"/>
    <w:rsid w:val="00571028"/>
    <w:rsid w:val="005710F6"/>
    <w:rsid w:val="005717C6"/>
    <w:rsid w:val="0057181F"/>
    <w:rsid w:val="0057315E"/>
    <w:rsid w:val="005735E8"/>
    <w:rsid w:val="005736EF"/>
    <w:rsid w:val="00573738"/>
    <w:rsid w:val="005737A8"/>
    <w:rsid w:val="00573DC5"/>
    <w:rsid w:val="00574093"/>
    <w:rsid w:val="0057459B"/>
    <w:rsid w:val="005751E8"/>
    <w:rsid w:val="00575DDD"/>
    <w:rsid w:val="00575EEC"/>
    <w:rsid w:val="00575F64"/>
    <w:rsid w:val="00576249"/>
    <w:rsid w:val="005764B6"/>
    <w:rsid w:val="00576648"/>
    <w:rsid w:val="00576B29"/>
    <w:rsid w:val="00576B78"/>
    <w:rsid w:val="00577862"/>
    <w:rsid w:val="005779C4"/>
    <w:rsid w:val="00577F5B"/>
    <w:rsid w:val="00580912"/>
    <w:rsid w:val="00580DAE"/>
    <w:rsid w:val="00581041"/>
    <w:rsid w:val="00581239"/>
    <w:rsid w:val="0058168E"/>
    <w:rsid w:val="0058181E"/>
    <w:rsid w:val="00581977"/>
    <w:rsid w:val="00581E18"/>
    <w:rsid w:val="0058279B"/>
    <w:rsid w:val="00582B07"/>
    <w:rsid w:val="00583156"/>
    <w:rsid w:val="0058347E"/>
    <w:rsid w:val="00583AFA"/>
    <w:rsid w:val="0058404E"/>
    <w:rsid w:val="00584751"/>
    <w:rsid w:val="00584966"/>
    <w:rsid w:val="005856D0"/>
    <w:rsid w:val="00585C63"/>
    <w:rsid w:val="0058712D"/>
    <w:rsid w:val="005877B7"/>
    <w:rsid w:val="00587A4E"/>
    <w:rsid w:val="0059063D"/>
    <w:rsid w:val="005908FB"/>
    <w:rsid w:val="00590B95"/>
    <w:rsid w:val="00590DFD"/>
    <w:rsid w:val="00591007"/>
    <w:rsid w:val="005915BB"/>
    <w:rsid w:val="005921F1"/>
    <w:rsid w:val="00592B5D"/>
    <w:rsid w:val="00592E83"/>
    <w:rsid w:val="005935D1"/>
    <w:rsid w:val="00593707"/>
    <w:rsid w:val="00593937"/>
    <w:rsid w:val="00594184"/>
    <w:rsid w:val="00594196"/>
    <w:rsid w:val="0059443B"/>
    <w:rsid w:val="005947DE"/>
    <w:rsid w:val="0059560E"/>
    <w:rsid w:val="00596DF0"/>
    <w:rsid w:val="005A0490"/>
    <w:rsid w:val="005A0B0D"/>
    <w:rsid w:val="005A0B19"/>
    <w:rsid w:val="005A0EEA"/>
    <w:rsid w:val="005A17A5"/>
    <w:rsid w:val="005A1922"/>
    <w:rsid w:val="005A20DF"/>
    <w:rsid w:val="005A27A5"/>
    <w:rsid w:val="005A2AF9"/>
    <w:rsid w:val="005A2E6E"/>
    <w:rsid w:val="005A39DC"/>
    <w:rsid w:val="005A3A70"/>
    <w:rsid w:val="005A459F"/>
    <w:rsid w:val="005A480D"/>
    <w:rsid w:val="005A4F66"/>
    <w:rsid w:val="005A4FAB"/>
    <w:rsid w:val="005A554D"/>
    <w:rsid w:val="005A6F75"/>
    <w:rsid w:val="005A7BFD"/>
    <w:rsid w:val="005A7F77"/>
    <w:rsid w:val="005B096B"/>
    <w:rsid w:val="005B0983"/>
    <w:rsid w:val="005B0EB4"/>
    <w:rsid w:val="005B113E"/>
    <w:rsid w:val="005B1ACC"/>
    <w:rsid w:val="005B2477"/>
    <w:rsid w:val="005B25F9"/>
    <w:rsid w:val="005B2BBC"/>
    <w:rsid w:val="005B36B5"/>
    <w:rsid w:val="005B39FE"/>
    <w:rsid w:val="005B3AD3"/>
    <w:rsid w:val="005B4153"/>
    <w:rsid w:val="005B41BE"/>
    <w:rsid w:val="005B4B75"/>
    <w:rsid w:val="005B57A8"/>
    <w:rsid w:val="005B5996"/>
    <w:rsid w:val="005B5F1E"/>
    <w:rsid w:val="005B651F"/>
    <w:rsid w:val="005B68AB"/>
    <w:rsid w:val="005B6A1E"/>
    <w:rsid w:val="005B7F8D"/>
    <w:rsid w:val="005C2092"/>
    <w:rsid w:val="005C2530"/>
    <w:rsid w:val="005C2A4C"/>
    <w:rsid w:val="005C33A0"/>
    <w:rsid w:val="005C33EA"/>
    <w:rsid w:val="005C393B"/>
    <w:rsid w:val="005C3DAE"/>
    <w:rsid w:val="005C3F12"/>
    <w:rsid w:val="005C52C6"/>
    <w:rsid w:val="005C5816"/>
    <w:rsid w:val="005C5D83"/>
    <w:rsid w:val="005C6D94"/>
    <w:rsid w:val="005C6FBD"/>
    <w:rsid w:val="005C70AA"/>
    <w:rsid w:val="005C77DA"/>
    <w:rsid w:val="005C7BA5"/>
    <w:rsid w:val="005D04D6"/>
    <w:rsid w:val="005D0C5A"/>
    <w:rsid w:val="005D0CB7"/>
    <w:rsid w:val="005D10C5"/>
    <w:rsid w:val="005D2AE7"/>
    <w:rsid w:val="005D2B37"/>
    <w:rsid w:val="005D3A54"/>
    <w:rsid w:val="005D3C25"/>
    <w:rsid w:val="005D516E"/>
    <w:rsid w:val="005D5C0F"/>
    <w:rsid w:val="005D5E32"/>
    <w:rsid w:val="005D65DA"/>
    <w:rsid w:val="005D6C24"/>
    <w:rsid w:val="005D6CE8"/>
    <w:rsid w:val="005D6EAC"/>
    <w:rsid w:val="005D722F"/>
    <w:rsid w:val="005D7271"/>
    <w:rsid w:val="005D7AAA"/>
    <w:rsid w:val="005E01ED"/>
    <w:rsid w:val="005E035B"/>
    <w:rsid w:val="005E07F8"/>
    <w:rsid w:val="005E0AD6"/>
    <w:rsid w:val="005E1794"/>
    <w:rsid w:val="005E1CD7"/>
    <w:rsid w:val="005E2239"/>
    <w:rsid w:val="005E27CA"/>
    <w:rsid w:val="005E2DED"/>
    <w:rsid w:val="005E415D"/>
    <w:rsid w:val="005E4D2A"/>
    <w:rsid w:val="005E5C35"/>
    <w:rsid w:val="005E6241"/>
    <w:rsid w:val="005E62F3"/>
    <w:rsid w:val="005E697D"/>
    <w:rsid w:val="005E71BE"/>
    <w:rsid w:val="005E72A3"/>
    <w:rsid w:val="005E7F24"/>
    <w:rsid w:val="005F0DCD"/>
    <w:rsid w:val="005F0F52"/>
    <w:rsid w:val="005F1853"/>
    <w:rsid w:val="005F1930"/>
    <w:rsid w:val="005F25FB"/>
    <w:rsid w:val="005F3F17"/>
    <w:rsid w:val="005F429E"/>
    <w:rsid w:val="005F42EF"/>
    <w:rsid w:val="005F48AB"/>
    <w:rsid w:val="005F51BC"/>
    <w:rsid w:val="005F5B4D"/>
    <w:rsid w:val="005F622B"/>
    <w:rsid w:val="005F6A31"/>
    <w:rsid w:val="005F6D70"/>
    <w:rsid w:val="005F7952"/>
    <w:rsid w:val="005F7BD7"/>
    <w:rsid w:val="0060008B"/>
    <w:rsid w:val="006006AC"/>
    <w:rsid w:val="006006DD"/>
    <w:rsid w:val="0060080F"/>
    <w:rsid w:val="006023C7"/>
    <w:rsid w:val="0060244E"/>
    <w:rsid w:val="00602721"/>
    <w:rsid w:val="00602957"/>
    <w:rsid w:val="0060323D"/>
    <w:rsid w:val="0060411F"/>
    <w:rsid w:val="00604B38"/>
    <w:rsid w:val="00605536"/>
    <w:rsid w:val="00605D8B"/>
    <w:rsid w:val="006062D5"/>
    <w:rsid w:val="0060676F"/>
    <w:rsid w:val="00607013"/>
    <w:rsid w:val="0060748B"/>
    <w:rsid w:val="00607944"/>
    <w:rsid w:val="00611152"/>
    <w:rsid w:val="00611878"/>
    <w:rsid w:val="00611C55"/>
    <w:rsid w:val="00612408"/>
    <w:rsid w:val="00612FC8"/>
    <w:rsid w:val="006132B9"/>
    <w:rsid w:val="006138B6"/>
    <w:rsid w:val="006138F4"/>
    <w:rsid w:val="00613EA3"/>
    <w:rsid w:val="0061402A"/>
    <w:rsid w:val="00614215"/>
    <w:rsid w:val="006143D2"/>
    <w:rsid w:val="0061505F"/>
    <w:rsid w:val="00615B85"/>
    <w:rsid w:val="00616499"/>
    <w:rsid w:val="00616577"/>
    <w:rsid w:val="006169B8"/>
    <w:rsid w:val="00617165"/>
    <w:rsid w:val="0061798B"/>
    <w:rsid w:val="00617B2E"/>
    <w:rsid w:val="006200B8"/>
    <w:rsid w:val="0062053E"/>
    <w:rsid w:val="006219EB"/>
    <w:rsid w:val="00621A54"/>
    <w:rsid w:val="00621A67"/>
    <w:rsid w:val="00621E50"/>
    <w:rsid w:val="006221BB"/>
    <w:rsid w:val="00622689"/>
    <w:rsid w:val="00622C64"/>
    <w:rsid w:val="006231E4"/>
    <w:rsid w:val="006235A7"/>
    <w:rsid w:val="00625302"/>
    <w:rsid w:val="0062576B"/>
    <w:rsid w:val="00625771"/>
    <w:rsid w:val="00625D9C"/>
    <w:rsid w:val="00625DC3"/>
    <w:rsid w:val="00626799"/>
    <w:rsid w:val="006268AD"/>
    <w:rsid w:val="00626A03"/>
    <w:rsid w:val="006275E1"/>
    <w:rsid w:val="006277F7"/>
    <w:rsid w:val="00627815"/>
    <w:rsid w:val="00630AAD"/>
    <w:rsid w:val="00630DB9"/>
    <w:rsid w:val="00630E07"/>
    <w:rsid w:val="0063167D"/>
    <w:rsid w:val="00631D90"/>
    <w:rsid w:val="00631D9A"/>
    <w:rsid w:val="00632BBE"/>
    <w:rsid w:val="0063329F"/>
    <w:rsid w:val="006335F4"/>
    <w:rsid w:val="00634971"/>
    <w:rsid w:val="00634F40"/>
    <w:rsid w:val="0063534E"/>
    <w:rsid w:val="006355B4"/>
    <w:rsid w:val="006356C6"/>
    <w:rsid w:val="0063615A"/>
    <w:rsid w:val="0063629F"/>
    <w:rsid w:val="00636715"/>
    <w:rsid w:val="006367F1"/>
    <w:rsid w:val="00636803"/>
    <w:rsid w:val="006368B2"/>
    <w:rsid w:val="00636A22"/>
    <w:rsid w:val="00636EC1"/>
    <w:rsid w:val="00637B5A"/>
    <w:rsid w:val="006400F0"/>
    <w:rsid w:val="00640EF6"/>
    <w:rsid w:val="00641138"/>
    <w:rsid w:val="00642349"/>
    <w:rsid w:val="0064250A"/>
    <w:rsid w:val="00642D2C"/>
    <w:rsid w:val="00643AF8"/>
    <w:rsid w:val="00643FA5"/>
    <w:rsid w:val="00644638"/>
    <w:rsid w:val="006446EB"/>
    <w:rsid w:val="00644C26"/>
    <w:rsid w:val="00644D2E"/>
    <w:rsid w:val="00644DED"/>
    <w:rsid w:val="006457F8"/>
    <w:rsid w:val="006459E3"/>
    <w:rsid w:val="006464BB"/>
    <w:rsid w:val="00646CF9"/>
    <w:rsid w:val="00646CFC"/>
    <w:rsid w:val="00647A21"/>
    <w:rsid w:val="0065097F"/>
    <w:rsid w:val="00650EF0"/>
    <w:rsid w:val="0065195D"/>
    <w:rsid w:val="00651D03"/>
    <w:rsid w:val="00652A9A"/>
    <w:rsid w:val="00652EF0"/>
    <w:rsid w:val="00653059"/>
    <w:rsid w:val="0065327C"/>
    <w:rsid w:val="006535C9"/>
    <w:rsid w:val="006535DB"/>
    <w:rsid w:val="00653EC4"/>
    <w:rsid w:val="0065514F"/>
    <w:rsid w:val="00655411"/>
    <w:rsid w:val="006554F5"/>
    <w:rsid w:val="00655F18"/>
    <w:rsid w:val="00655FA5"/>
    <w:rsid w:val="00656299"/>
    <w:rsid w:val="006564C0"/>
    <w:rsid w:val="006570A7"/>
    <w:rsid w:val="006570FB"/>
    <w:rsid w:val="00657238"/>
    <w:rsid w:val="00657947"/>
    <w:rsid w:val="006579C8"/>
    <w:rsid w:val="00657BC5"/>
    <w:rsid w:val="00657EE8"/>
    <w:rsid w:val="00660F8E"/>
    <w:rsid w:val="0066131B"/>
    <w:rsid w:val="00661320"/>
    <w:rsid w:val="00661C58"/>
    <w:rsid w:val="00662025"/>
    <w:rsid w:val="0066382C"/>
    <w:rsid w:val="00663B41"/>
    <w:rsid w:val="00664B9F"/>
    <w:rsid w:val="00664C02"/>
    <w:rsid w:val="0066532B"/>
    <w:rsid w:val="006657B1"/>
    <w:rsid w:val="0066599C"/>
    <w:rsid w:val="00665C41"/>
    <w:rsid w:val="00665CBE"/>
    <w:rsid w:val="00665E05"/>
    <w:rsid w:val="00665FA6"/>
    <w:rsid w:val="00666196"/>
    <w:rsid w:val="006675C0"/>
    <w:rsid w:val="0066761C"/>
    <w:rsid w:val="00670995"/>
    <w:rsid w:val="00670A66"/>
    <w:rsid w:val="00670BFD"/>
    <w:rsid w:val="0067124E"/>
    <w:rsid w:val="00674C25"/>
    <w:rsid w:val="006758DD"/>
    <w:rsid w:val="00675ACC"/>
    <w:rsid w:val="00675B20"/>
    <w:rsid w:val="00675B80"/>
    <w:rsid w:val="00676800"/>
    <w:rsid w:val="00676852"/>
    <w:rsid w:val="00676858"/>
    <w:rsid w:val="006773A3"/>
    <w:rsid w:val="0067795E"/>
    <w:rsid w:val="006801E5"/>
    <w:rsid w:val="00680B26"/>
    <w:rsid w:val="00680C45"/>
    <w:rsid w:val="00680F63"/>
    <w:rsid w:val="00680F9B"/>
    <w:rsid w:val="006815A9"/>
    <w:rsid w:val="00682869"/>
    <w:rsid w:val="00682AF1"/>
    <w:rsid w:val="00682D1D"/>
    <w:rsid w:val="00682EA8"/>
    <w:rsid w:val="00683030"/>
    <w:rsid w:val="00683528"/>
    <w:rsid w:val="00683DFF"/>
    <w:rsid w:val="00684119"/>
    <w:rsid w:val="0068429D"/>
    <w:rsid w:val="006855A5"/>
    <w:rsid w:val="006857AD"/>
    <w:rsid w:val="00685EBF"/>
    <w:rsid w:val="00685F82"/>
    <w:rsid w:val="00686B79"/>
    <w:rsid w:val="00686D80"/>
    <w:rsid w:val="006877E5"/>
    <w:rsid w:val="006878F6"/>
    <w:rsid w:val="00687A5C"/>
    <w:rsid w:val="00687E1C"/>
    <w:rsid w:val="006900B0"/>
    <w:rsid w:val="00690545"/>
    <w:rsid w:val="0069062F"/>
    <w:rsid w:val="00690B6F"/>
    <w:rsid w:val="00691234"/>
    <w:rsid w:val="006914EC"/>
    <w:rsid w:val="006916DF"/>
    <w:rsid w:val="00691ACA"/>
    <w:rsid w:val="00691C64"/>
    <w:rsid w:val="0069216F"/>
    <w:rsid w:val="0069239F"/>
    <w:rsid w:val="0069260F"/>
    <w:rsid w:val="00692696"/>
    <w:rsid w:val="00692ED9"/>
    <w:rsid w:val="00693896"/>
    <w:rsid w:val="006938EE"/>
    <w:rsid w:val="00693A9F"/>
    <w:rsid w:val="00693B0E"/>
    <w:rsid w:val="00693CA8"/>
    <w:rsid w:val="00693F6F"/>
    <w:rsid w:val="0069405F"/>
    <w:rsid w:val="00694C64"/>
    <w:rsid w:val="0069518C"/>
    <w:rsid w:val="00695198"/>
    <w:rsid w:val="00695570"/>
    <w:rsid w:val="006956EA"/>
    <w:rsid w:val="00695993"/>
    <w:rsid w:val="006959AA"/>
    <w:rsid w:val="00695D43"/>
    <w:rsid w:val="00695F44"/>
    <w:rsid w:val="00695F78"/>
    <w:rsid w:val="00697968"/>
    <w:rsid w:val="006A07D6"/>
    <w:rsid w:val="006A0E82"/>
    <w:rsid w:val="006A1205"/>
    <w:rsid w:val="006A123C"/>
    <w:rsid w:val="006A19DC"/>
    <w:rsid w:val="006A1E03"/>
    <w:rsid w:val="006A22D5"/>
    <w:rsid w:val="006A22E4"/>
    <w:rsid w:val="006A2614"/>
    <w:rsid w:val="006A348E"/>
    <w:rsid w:val="006A3859"/>
    <w:rsid w:val="006A3A5B"/>
    <w:rsid w:val="006A428C"/>
    <w:rsid w:val="006A4631"/>
    <w:rsid w:val="006A4B8F"/>
    <w:rsid w:val="006A4BBF"/>
    <w:rsid w:val="006A50F4"/>
    <w:rsid w:val="006A59C9"/>
    <w:rsid w:val="006A6280"/>
    <w:rsid w:val="006A6A2F"/>
    <w:rsid w:val="006A7883"/>
    <w:rsid w:val="006A7CBD"/>
    <w:rsid w:val="006B034D"/>
    <w:rsid w:val="006B04B8"/>
    <w:rsid w:val="006B0700"/>
    <w:rsid w:val="006B0BAF"/>
    <w:rsid w:val="006B0EB5"/>
    <w:rsid w:val="006B1653"/>
    <w:rsid w:val="006B1A07"/>
    <w:rsid w:val="006B1D84"/>
    <w:rsid w:val="006B1E5D"/>
    <w:rsid w:val="006B21BC"/>
    <w:rsid w:val="006B2C4D"/>
    <w:rsid w:val="006B31D4"/>
    <w:rsid w:val="006B3BEE"/>
    <w:rsid w:val="006B605E"/>
    <w:rsid w:val="006B64BC"/>
    <w:rsid w:val="006B6E0A"/>
    <w:rsid w:val="006B7353"/>
    <w:rsid w:val="006B7B1A"/>
    <w:rsid w:val="006C0336"/>
    <w:rsid w:val="006C07B9"/>
    <w:rsid w:val="006C0C1C"/>
    <w:rsid w:val="006C1332"/>
    <w:rsid w:val="006C148E"/>
    <w:rsid w:val="006C22BE"/>
    <w:rsid w:val="006C2B4C"/>
    <w:rsid w:val="006C3E02"/>
    <w:rsid w:val="006C3EBA"/>
    <w:rsid w:val="006C45F9"/>
    <w:rsid w:val="006C4691"/>
    <w:rsid w:val="006C554D"/>
    <w:rsid w:val="006C5D38"/>
    <w:rsid w:val="006C5E7F"/>
    <w:rsid w:val="006C5FD5"/>
    <w:rsid w:val="006C68A9"/>
    <w:rsid w:val="006C6D41"/>
    <w:rsid w:val="006C703E"/>
    <w:rsid w:val="006C7618"/>
    <w:rsid w:val="006C7C36"/>
    <w:rsid w:val="006D14E2"/>
    <w:rsid w:val="006D1F05"/>
    <w:rsid w:val="006D2BF7"/>
    <w:rsid w:val="006D2D21"/>
    <w:rsid w:val="006D3F8E"/>
    <w:rsid w:val="006D43C6"/>
    <w:rsid w:val="006D4613"/>
    <w:rsid w:val="006D4D4C"/>
    <w:rsid w:val="006D4FDB"/>
    <w:rsid w:val="006D55AC"/>
    <w:rsid w:val="006D5ABA"/>
    <w:rsid w:val="006D5D0B"/>
    <w:rsid w:val="006D6C91"/>
    <w:rsid w:val="006D6DB4"/>
    <w:rsid w:val="006D72B1"/>
    <w:rsid w:val="006E07DE"/>
    <w:rsid w:val="006E170E"/>
    <w:rsid w:val="006E1A14"/>
    <w:rsid w:val="006E1C01"/>
    <w:rsid w:val="006E1CC7"/>
    <w:rsid w:val="006E1E71"/>
    <w:rsid w:val="006E2023"/>
    <w:rsid w:val="006E2A14"/>
    <w:rsid w:val="006E33FB"/>
    <w:rsid w:val="006E3515"/>
    <w:rsid w:val="006E3A0C"/>
    <w:rsid w:val="006E3BB7"/>
    <w:rsid w:val="006E40FF"/>
    <w:rsid w:val="006E470B"/>
    <w:rsid w:val="006E4E6D"/>
    <w:rsid w:val="006E5796"/>
    <w:rsid w:val="006E592E"/>
    <w:rsid w:val="006E5A7F"/>
    <w:rsid w:val="006E627F"/>
    <w:rsid w:val="006E7114"/>
    <w:rsid w:val="006E7EB4"/>
    <w:rsid w:val="006F137D"/>
    <w:rsid w:val="006F1B4D"/>
    <w:rsid w:val="006F244B"/>
    <w:rsid w:val="006F248B"/>
    <w:rsid w:val="006F2523"/>
    <w:rsid w:val="006F2733"/>
    <w:rsid w:val="006F2C1F"/>
    <w:rsid w:val="006F31CF"/>
    <w:rsid w:val="006F3202"/>
    <w:rsid w:val="006F3DB8"/>
    <w:rsid w:val="006F45EF"/>
    <w:rsid w:val="006F477F"/>
    <w:rsid w:val="006F4BB1"/>
    <w:rsid w:val="006F4BB5"/>
    <w:rsid w:val="006F501F"/>
    <w:rsid w:val="006F5796"/>
    <w:rsid w:val="006F59CC"/>
    <w:rsid w:val="006F5EE6"/>
    <w:rsid w:val="006F61DF"/>
    <w:rsid w:val="006F6419"/>
    <w:rsid w:val="006F6633"/>
    <w:rsid w:val="006F6BE4"/>
    <w:rsid w:val="006F6D22"/>
    <w:rsid w:val="006F6EC0"/>
    <w:rsid w:val="006F77F9"/>
    <w:rsid w:val="006F797A"/>
    <w:rsid w:val="007003D0"/>
    <w:rsid w:val="00700556"/>
    <w:rsid w:val="007005C9"/>
    <w:rsid w:val="007028B7"/>
    <w:rsid w:val="007033D8"/>
    <w:rsid w:val="007035E6"/>
    <w:rsid w:val="007039D0"/>
    <w:rsid w:val="00704BE3"/>
    <w:rsid w:val="00704FA8"/>
    <w:rsid w:val="007050CD"/>
    <w:rsid w:val="0070550D"/>
    <w:rsid w:val="0070597A"/>
    <w:rsid w:val="0070638F"/>
    <w:rsid w:val="00706576"/>
    <w:rsid w:val="00706587"/>
    <w:rsid w:val="00706910"/>
    <w:rsid w:val="00706DE3"/>
    <w:rsid w:val="00707518"/>
    <w:rsid w:val="00707628"/>
    <w:rsid w:val="00707DE8"/>
    <w:rsid w:val="00710342"/>
    <w:rsid w:val="00710DCA"/>
    <w:rsid w:val="00711F03"/>
    <w:rsid w:val="00712F02"/>
    <w:rsid w:val="00713090"/>
    <w:rsid w:val="00713969"/>
    <w:rsid w:val="00713F86"/>
    <w:rsid w:val="007140BD"/>
    <w:rsid w:val="00714953"/>
    <w:rsid w:val="00714D40"/>
    <w:rsid w:val="00714DE5"/>
    <w:rsid w:val="00715120"/>
    <w:rsid w:val="007153F8"/>
    <w:rsid w:val="00715510"/>
    <w:rsid w:val="00716E6C"/>
    <w:rsid w:val="0072063B"/>
    <w:rsid w:val="00720AF5"/>
    <w:rsid w:val="00721279"/>
    <w:rsid w:val="0072132F"/>
    <w:rsid w:val="00721846"/>
    <w:rsid w:val="00721C03"/>
    <w:rsid w:val="00721E41"/>
    <w:rsid w:val="00721F85"/>
    <w:rsid w:val="0072271D"/>
    <w:rsid w:val="00722E9F"/>
    <w:rsid w:val="00722EA9"/>
    <w:rsid w:val="007233DA"/>
    <w:rsid w:val="00723519"/>
    <w:rsid w:val="00723A0C"/>
    <w:rsid w:val="00723E5D"/>
    <w:rsid w:val="0072428E"/>
    <w:rsid w:val="00724301"/>
    <w:rsid w:val="0072430E"/>
    <w:rsid w:val="00724678"/>
    <w:rsid w:val="00724935"/>
    <w:rsid w:val="00724BD5"/>
    <w:rsid w:val="00724BDA"/>
    <w:rsid w:val="00724DCA"/>
    <w:rsid w:val="007264D3"/>
    <w:rsid w:val="00726637"/>
    <w:rsid w:val="00727907"/>
    <w:rsid w:val="00727C2F"/>
    <w:rsid w:val="0073007E"/>
    <w:rsid w:val="0073030E"/>
    <w:rsid w:val="007304F3"/>
    <w:rsid w:val="0073058A"/>
    <w:rsid w:val="0073060D"/>
    <w:rsid w:val="00730DE6"/>
    <w:rsid w:val="00730E84"/>
    <w:rsid w:val="00731FD7"/>
    <w:rsid w:val="00732AD2"/>
    <w:rsid w:val="00733179"/>
    <w:rsid w:val="00733595"/>
    <w:rsid w:val="00734B62"/>
    <w:rsid w:val="00735A5F"/>
    <w:rsid w:val="00735AE2"/>
    <w:rsid w:val="00735AF6"/>
    <w:rsid w:val="007366E8"/>
    <w:rsid w:val="00737428"/>
    <w:rsid w:val="007378B6"/>
    <w:rsid w:val="00737AE4"/>
    <w:rsid w:val="00740FF8"/>
    <w:rsid w:val="00741AE1"/>
    <w:rsid w:val="007427FA"/>
    <w:rsid w:val="007429B7"/>
    <w:rsid w:val="00742EE8"/>
    <w:rsid w:val="00743278"/>
    <w:rsid w:val="007432DF"/>
    <w:rsid w:val="00743875"/>
    <w:rsid w:val="00744298"/>
    <w:rsid w:val="00745E1D"/>
    <w:rsid w:val="00745E2F"/>
    <w:rsid w:val="00745E8C"/>
    <w:rsid w:val="00745FE6"/>
    <w:rsid w:val="00746E94"/>
    <w:rsid w:val="00747514"/>
    <w:rsid w:val="00747819"/>
    <w:rsid w:val="0075054F"/>
    <w:rsid w:val="00750ADA"/>
    <w:rsid w:val="007520FF"/>
    <w:rsid w:val="007533ED"/>
    <w:rsid w:val="00753FF8"/>
    <w:rsid w:val="00754453"/>
    <w:rsid w:val="00754679"/>
    <w:rsid w:val="00754EAB"/>
    <w:rsid w:val="00755598"/>
    <w:rsid w:val="0075580A"/>
    <w:rsid w:val="00755FB8"/>
    <w:rsid w:val="00756F17"/>
    <w:rsid w:val="00756FC0"/>
    <w:rsid w:val="00757169"/>
    <w:rsid w:val="007573B9"/>
    <w:rsid w:val="00757592"/>
    <w:rsid w:val="00757B81"/>
    <w:rsid w:val="00760A04"/>
    <w:rsid w:val="00760B5D"/>
    <w:rsid w:val="0076115E"/>
    <w:rsid w:val="007611B5"/>
    <w:rsid w:val="0076249F"/>
    <w:rsid w:val="00762960"/>
    <w:rsid w:val="00763214"/>
    <w:rsid w:val="00763F88"/>
    <w:rsid w:val="00763F94"/>
    <w:rsid w:val="00764CD4"/>
    <w:rsid w:val="007652D6"/>
    <w:rsid w:val="0076575E"/>
    <w:rsid w:val="00765948"/>
    <w:rsid w:val="007659D3"/>
    <w:rsid w:val="00765E37"/>
    <w:rsid w:val="0076604F"/>
    <w:rsid w:val="007663AF"/>
    <w:rsid w:val="007664BF"/>
    <w:rsid w:val="00766D72"/>
    <w:rsid w:val="007674D8"/>
    <w:rsid w:val="007677BE"/>
    <w:rsid w:val="00770112"/>
    <w:rsid w:val="00770234"/>
    <w:rsid w:val="0077046C"/>
    <w:rsid w:val="007705D4"/>
    <w:rsid w:val="00771AFB"/>
    <w:rsid w:val="00772DCF"/>
    <w:rsid w:val="00772E3E"/>
    <w:rsid w:val="007731E9"/>
    <w:rsid w:val="00773A16"/>
    <w:rsid w:val="007742E5"/>
    <w:rsid w:val="00775674"/>
    <w:rsid w:val="00775CB5"/>
    <w:rsid w:val="00775ECD"/>
    <w:rsid w:val="00776080"/>
    <w:rsid w:val="007764E1"/>
    <w:rsid w:val="00776EDA"/>
    <w:rsid w:val="00777162"/>
    <w:rsid w:val="00777297"/>
    <w:rsid w:val="00777D12"/>
    <w:rsid w:val="00780529"/>
    <w:rsid w:val="00781394"/>
    <w:rsid w:val="007819F9"/>
    <w:rsid w:val="0078250F"/>
    <w:rsid w:val="0078284C"/>
    <w:rsid w:val="00782A3B"/>
    <w:rsid w:val="00783065"/>
    <w:rsid w:val="00783423"/>
    <w:rsid w:val="00783925"/>
    <w:rsid w:val="007839D9"/>
    <w:rsid w:val="00783ED4"/>
    <w:rsid w:val="007843DA"/>
    <w:rsid w:val="00784657"/>
    <w:rsid w:val="00784DE1"/>
    <w:rsid w:val="0078537A"/>
    <w:rsid w:val="007853BE"/>
    <w:rsid w:val="00785829"/>
    <w:rsid w:val="0078583C"/>
    <w:rsid w:val="00785DD5"/>
    <w:rsid w:val="00785DFC"/>
    <w:rsid w:val="00786015"/>
    <w:rsid w:val="00786762"/>
    <w:rsid w:val="00787159"/>
    <w:rsid w:val="007877E7"/>
    <w:rsid w:val="00787AC5"/>
    <w:rsid w:val="0079057A"/>
    <w:rsid w:val="00790DDA"/>
    <w:rsid w:val="007914F5"/>
    <w:rsid w:val="0079168A"/>
    <w:rsid w:val="00791B6B"/>
    <w:rsid w:val="00791E3D"/>
    <w:rsid w:val="007924EC"/>
    <w:rsid w:val="00792CF3"/>
    <w:rsid w:val="007934F0"/>
    <w:rsid w:val="007936B9"/>
    <w:rsid w:val="0079401F"/>
    <w:rsid w:val="007940FC"/>
    <w:rsid w:val="00794155"/>
    <w:rsid w:val="007956AD"/>
    <w:rsid w:val="00795765"/>
    <w:rsid w:val="00795910"/>
    <w:rsid w:val="007959CA"/>
    <w:rsid w:val="00795A44"/>
    <w:rsid w:val="00795DEC"/>
    <w:rsid w:val="0079648C"/>
    <w:rsid w:val="00797444"/>
    <w:rsid w:val="00797A47"/>
    <w:rsid w:val="00797AD4"/>
    <w:rsid w:val="007A01B2"/>
    <w:rsid w:val="007A04E2"/>
    <w:rsid w:val="007A09D1"/>
    <w:rsid w:val="007A11B1"/>
    <w:rsid w:val="007A19E2"/>
    <w:rsid w:val="007A1F42"/>
    <w:rsid w:val="007A2109"/>
    <w:rsid w:val="007A34A4"/>
    <w:rsid w:val="007A3C34"/>
    <w:rsid w:val="007A474A"/>
    <w:rsid w:val="007A49D3"/>
    <w:rsid w:val="007A4E11"/>
    <w:rsid w:val="007A5C9A"/>
    <w:rsid w:val="007A5D9A"/>
    <w:rsid w:val="007A746C"/>
    <w:rsid w:val="007A7DA3"/>
    <w:rsid w:val="007B07D4"/>
    <w:rsid w:val="007B0DA5"/>
    <w:rsid w:val="007B141A"/>
    <w:rsid w:val="007B2313"/>
    <w:rsid w:val="007B2786"/>
    <w:rsid w:val="007B3AA3"/>
    <w:rsid w:val="007B46B6"/>
    <w:rsid w:val="007B4C1D"/>
    <w:rsid w:val="007B4D55"/>
    <w:rsid w:val="007B558D"/>
    <w:rsid w:val="007B5E29"/>
    <w:rsid w:val="007B632A"/>
    <w:rsid w:val="007B66AB"/>
    <w:rsid w:val="007B6847"/>
    <w:rsid w:val="007B7BB7"/>
    <w:rsid w:val="007B7CC9"/>
    <w:rsid w:val="007C0BA1"/>
    <w:rsid w:val="007C0F74"/>
    <w:rsid w:val="007C15A4"/>
    <w:rsid w:val="007C1EF0"/>
    <w:rsid w:val="007C25DB"/>
    <w:rsid w:val="007C284F"/>
    <w:rsid w:val="007C28F1"/>
    <w:rsid w:val="007C29BC"/>
    <w:rsid w:val="007C2C9D"/>
    <w:rsid w:val="007C2F56"/>
    <w:rsid w:val="007C3077"/>
    <w:rsid w:val="007C30F8"/>
    <w:rsid w:val="007C404C"/>
    <w:rsid w:val="007C41FF"/>
    <w:rsid w:val="007C5B07"/>
    <w:rsid w:val="007C5B4D"/>
    <w:rsid w:val="007C5D35"/>
    <w:rsid w:val="007C64D5"/>
    <w:rsid w:val="007C6BAE"/>
    <w:rsid w:val="007C786D"/>
    <w:rsid w:val="007C78E9"/>
    <w:rsid w:val="007D0133"/>
    <w:rsid w:val="007D085B"/>
    <w:rsid w:val="007D0E5E"/>
    <w:rsid w:val="007D1D82"/>
    <w:rsid w:val="007D2C5C"/>
    <w:rsid w:val="007D2E44"/>
    <w:rsid w:val="007D407A"/>
    <w:rsid w:val="007D44CA"/>
    <w:rsid w:val="007D4FD6"/>
    <w:rsid w:val="007D5102"/>
    <w:rsid w:val="007D527A"/>
    <w:rsid w:val="007D5C9D"/>
    <w:rsid w:val="007D610E"/>
    <w:rsid w:val="007D6582"/>
    <w:rsid w:val="007D6722"/>
    <w:rsid w:val="007D6D11"/>
    <w:rsid w:val="007D756D"/>
    <w:rsid w:val="007D7E54"/>
    <w:rsid w:val="007E273E"/>
    <w:rsid w:val="007E2FB8"/>
    <w:rsid w:val="007E30B7"/>
    <w:rsid w:val="007E31A7"/>
    <w:rsid w:val="007E355F"/>
    <w:rsid w:val="007E3E8B"/>
    <w:rsid w:val="007E47E2"/>
    <w:rsid w:val="007E4965"/>
    <w:rsid w:val="007E4F31"/>
    <w:rsid w:val="007E579A"/>
    <w:rsid w:val="007E58DB"/>
    <w:rsid w:val="007E5CE9"/>
    <w:rsid w:val="007E5FE3"/>
    <w:rsid w:val="007E767A"/>
    <w:rsid w:val="007E7F80"/>
    <w:rsid w:val="007F0973"/>
    <w:rsid w:val="007F0E05"/>
    <w:rsid w:val="007F1261"/>
    <w:rsid w:val="007F12DA"/>
    <w:rsid w:val="007F1353"/>
    <w:rsid w:val="007F1AB4"/>
    <w:rsid w:val="007F2A2F"/>
    <w:rsid w:val="007F2C0A"/>
    <w:rsid w:val="007F2CAA"/>
    <w:rsid w:val="007F30CC"/>
    <w:rsid w:val="007F35BE"/>
    <w:rsid w:val="007F366E"/>
    <w:rsid w:val="007F39CA"/>
    <w:rsid w:val="007F39E0"/>
    <w:rsid w:val="007F43AA"/>
    <w:rsid w:val="007F462C"/>
    <w:rsid w:val="007F48AA"/>
    <w:rsid w:val="007F51FE"/>
    <w:rsid w:val="007F66A0"/>
    <w:rsid w:val="007F6A39"/>
    <w:rsid w:val="007F6B01"/>
    <w:rsid w:val="007F764A"/>
    <w:rsid w:val="0080003E"/>
    <w:rsid w:val="00800394"/>
    <w:rsid w:val="008003DB"/>
    <w:rsid w:val="0080146D"/>
    <w:rsid w:val="008015DC"/>
    <w:rsid w:val="0080219F"/>
    <w:rsid w:val="00802B22"/>
    <w:rsid w:val="008030B0"/>
    <w:rsid w:val="008034AB"/>
    <w:rsid w:val="00803D05"/>
    <w:rsid w:val="00803DDE"/>
    <w:rsid w:val="00804B67"/>
    <w:rsid w:val="00804D5E"/>
    <w:rsid w:val="00806160"/>
    <w:rsid w:val="008066BB"/>
    <w:rsid w:val="00807266"/>
    <w:rsid w:val="00807313"/>
    <w:rsid w:val="008077A6"/>
    <w:rsid w:val="0080783D"/>
    <w:rsid w:val="00807E27"/>
    <w:rsid w:val="00807F95"/>
    <w:rsid w:val="008103A5"/>
    <w:rsid w:val="00811290"/>
    <w:rsid w:val="00811B46"/>
    <w:rsid w:val="00812095"/>
    <w:rsid w:val="0081301B"/>
    <w:rsid w:val="00813635"/>
    <w:rsid w:val="00813897"/>
    <w:rsid w:val="00813B67"/>
    <w:rsid w:val="008148FB"/>
    <w:rsid w:val="00815DB8"/>
    <w:rsid w:val="0081631F"/>
    <w:rsid w:val="00816E59"/>
    <w:rsid w:val="00817A1C"/>
    <w:rsid w:val="008205B3"/>
    <w:rsid w:val="008210D6"/>
    <w:rsid w:val="008212F4"/>
    <w:rsid w:val="0082185F"/>
    <w:rsid w:val="00821E86"/>
    <w:rsid w:val="008227C7"/>
    <w:rsid w:val="00822CD9"/>
    <w:rsid w:val="00822E9B"/>
    <w:rsid w:val="00822EBD"/>
    <w:rsid w:val="008231CD"/>
    <w:rsid w:val="008238A3"/>
    <w:rsid w:val="0082517A"/>
    <w:rsid w:val="00825236"/>
    <w:rsid w:val="0082546E"/>
    <w:rsid w:val="00825A36"/>
    <w:rsid w:val="00825B5B"/>
    <w:rsid w:val="00826417"/>
    <w:rsid w:val="00826BE3"/>
    <w:rsid w:val="00827C20"/>
    <w:rsid w:val="00827F68"/>
    <w:rsid w:val="00827FC8"/>
    <w:rsid w:val="008301E5"/>
    <w:rsid w:val="00830463"/>
    <w:rsid w:val="008310A0"/>
    <w:rsid w:val="00831426"/>
    <w:rsid w:val="0083314F"/>
    <w:rsid w:val="008336E3"/>
    <w:rsid w:val="00833F06"/>
    <w:rsid w:val="008350EB"/>
    <w:rsid w:val="008351DC"/>
    <w:rsid w:val="008359E4"/>
    <w:rsid w:val="008359F8"/>
    <w:rsid w:val="00835A35"/>
    <w:rsid w:val="00836BA2"/>
    <w:rsid w:val="00836D34"/>
    <w:rsid w:val="0084037A"/>
    <w:rsid w:val="00840F6F"/>
    <w:rsid w:val="00841024"/>
    <w:rsid w:val="00841047"/>
    <w:rsid w:val="00841680"/>
    <w:rsid w:val="008418BE"/>
    <w:rsid w:val="008418D9"/>
    <w:rsid w:val="00841CA6"/>
    <w:rsid w:val="00841DFD"/>
    <w:rsid w:val="008423F0"/>
    <w:rsid w:val="008433BB"/>
    <w:rsid w:val="008443FC"/>
    <w:rsid w:val="00844828"/>
    <w:rsid w:val="00844A58"/>
    <w:rsid w:val="00844FDF"/>
    <w:rsid w:val="0084527B"/>
    <w:rsid w:val="00845F21"/>
    <w:rsid w:val="008462C1"/>
    <w:rsid w:val="0084632F"/>
    <w:rsid w:val="0084652F"/>
    <w:rsid w:val="00846A8E"/>
    <w:rsid w:val="00846CD2"/>
    <w:rsid w:val="00846D5F"/>
    <w:rsid w:val="00846F25"/>
    <w:rsid w:val="00847540"/>
    <w:rsid w:val="00847EB2"/>
    <w:rsid w:val="00850881"/>
    <w:rsid w:val="00851029"/>
    <w:rsid w:val="008512FD"/>
    <w:rsid w:val="00851A2F"/>
    <w:rsid w:val="00851AA2"/>
    <w:rsid w:val="00851DC2"/>
    <w:rsid w:val="00853261"/>
    <w:rsid w:val="008538E1"/>
    <w:rsid w:val="00853A7B"/>
    <w:rsid w:val="00854468"/>
    <w:rsid w:val="0085498E"/>
    <w:rsid w:val="00854A93"/>
    <w:rsid w:val="00854C9E"/>
    <w:rsid w:val="008550D0"/>
    <w:rsid w:val="008558D7"/>
    <w:rsid w:val="00855904"/>
    <w:rsid w:val="00855D41"/>
    <w:rsid w:val="008575E9"/>
    <w:rsid w:val="00857BA1"/>
    <w:rsid w:val="00857F2B"/>
    <w:rsid w:val="008605A3"/>
    <w:rsid w:val="00860BF0"/>
    <w:rsid w:val="00860E20"/>
    <w:rsid w:val="008619DF"/>
    <w:rsid w:val="00861BC0"/>
    <w:rsid w:val="00862147"/>
    <w:rsid w:val="00862705"/>
    <w:rsid w:val="00862B17"/>
    <w:rsid w:val="008639D3"/>
    <w:rsid w:val="00863FDB"/>
    <w:rsid w:val="0086426B"/>
    <w:rsid w:val="00864874"/>
    <w:rsid w:val="00865635"/>
    <w:rsid w:val="00865BF7"/>
    <w:rsid w:val="00866600"/>
    <w:rsid w:val="00867CD7"/>
    <w:rsid w:val="00870046"/>
    <w:rsid w:val="008703E6"/>
    <w:rsid w:val="00870684"/>
    <w:rsid w:val="00870BBE"/>
    <w:rsid w:val="008713CC"/>
    <w:rsid w:val="0087268A"/>
    <w:rsid w:val="00872995"/>
    <w:rsid w:val="0087306F"/>
    <w:rsid w:val="00873132"/>
    <w:rsid w:val="00873E74"/>
    <w:rsid w:val="0087404E"/>
    <w:rsid w:val="0087504F"/>
    <w:rsid w:val="008750DC"/>
    <w:rsid w:val="008756E4"/>
    <w:rsid w:val="008756FD"/>
    <w:rsid w:val="008769BB"/>
    <w:rsid w:val="00876EA7"/>
    <w:rsid w:val="00877D1A"/>
    <w:rsid w:val="00880028"/>
    <w:rsid w:val="00880DAE"/>
    <w:rsid w:val="00881A18"/>
    <w:rsid w:val="0088243E"/>
    <w:rsid w:val="00882553"/>
    <w:rsid w:val="00882724"/>
    <w:rsid w:val="00882ABC"/>
    <w:rsid w:val="008838A3"/>
    <w:rsid w:val="008839A0"/>
    <w:rsid w:val="00884166"/>
    <w:rsid w:val="008846B3"/>
    <w:rsid w:val="00884AB5"/>
    <w:rsid w:val="00885296"/>
    <w:rsid w:val="0088736B"/>
    <w:rsid w:val="008873D7"/>
    <w:rsid w:val="0088796E"/>
    <w:rsid w:val="00887C9B"/>
    <w:rsid w:val="00887CBC"/>
    <w:rsid w:val="00890984"/>
    <w:rsid w:val="0089197A"/>
    <w:rsid w:val="00891DC1"/>
    <w:rsid w:val="0089250F"/>
    <w:rsid w:val="00892825"/>
    <w:rsid w:val="00892C74"/>
    <w:rsid w:val="0089327C"/>
    <w:rsid w:val="00893431"/>
    <w:rsid w:val="00893670"/>
    <w:rsid w:val="00893AB6"/>
    <w:rsid w:val="00894368"/>
    <w:rsid w:val="0089470A"/>
    <w:rsid w:val="008948BD"/>
    <w:rsid w:val="00894FE1"/>
    <w:rsid w:val="00895056"/>
    <w:rsid w:val="008952E5"/>
    <w:rsid w:val="00895711"/>
    <w:rsid w:val="00895ECD"/>
    <w:rsid w:val="0089670B"/>
    <w:rsid w:val="008A0BDC"/>
    <w:rsid w:val="008A0EB8"/>
    <w:rsid w:val="008A1716"/>
    <w:rsid w:val="008A1CBF"/>
    <w:rsid w:val="008A224C"/>
    <w:rsid w:val="008A2617"/>
    <w:rsid w:val="008A2C4C"/>
    <w:rsid w:val="008A2CB2"/>
    <w:rsid w:val="008A2DF9"/>
    <w:rsid w:val="008A2FC7"/>
    <w:rsid w:val="008A41B7"/>
    <w:rsid w:val="008A42BB"/>
    <w:rsid w:val="008A4E21"/>
    <w:rsid w:val="008A5128"/>
    <w:rsid w:val="008A5136"/>
    <w:rsid w:val="008A5286"/>
    <w:rsid w:val="008A5CAE"/>
    <w:rsid w:val="008A5D2A"/>
    <w:rsid w:val="008A60EB"/>
    <w:rsid w:val="008A62EA"/>
    <w:rsid w:val="008A7999"/>
    <w:rsid w:val="008A7A77"/>
    <w:rsid w:val="008B038D"/>
    <w:rsid w:val="008B0834"/>
    <w:rsid w:val="008B084F"/>
    <w:rsid w:val="008B144C"/>
    <w:rsid w:val="008B245A"/>
    <w:rsid w:val="008B263E"/>
    <w:rsid w:val="008B345E"/>
    <w:rsid w:val="008B3CE3"/>
    <w:rsid w:val="008B4B5C"/>
    <w:rsid w:val="008B56BB"/>
    <w:rsid w:val="008B5EF7"/>
    <w:rsid w:val="008B6310"/>
    <w:rsid w:val="008B7EE3"/>
    <w:rsid w:val="008C0091"/>
    <w:rsid w:val="008C033F"/>
    <w:rsid w:val="008C044C"/>
    <w:rsid w:val="008C04FA"/>
    <w:rsid w:val="008C095B"/>
    <w:rsid w:val="008C09D7"/>
    <w:rsid w:val="008C0B69"/>
    <w:rsid w:val="008C100E"/>
    <w:rsid w:val="008C1718"/>
    <w:rsid w:val="008C2A2A"/>
    <w:rsid w:val="008C2D89"/>
    <w:rsid w:val="008C36E8"/>
    <w:rsid w:val="008C3F45"/>
    <w:rsid w:val="008C468D"/>
    <w:rsid w:val="008C4870"/>
    <w:rsid w:val="008C4BBE"/>
    <w:rsid w:val="008C4FE0"/>
    <w:rsid w:val="008C528A"/>
    <w:rsid w:val="008C5484"/>
    <w:rsid w:val="008C650C"/>
    <w:rsid w:val="008C6F76"/>
    <w:rsid w:val="008C76EE"/>
    <w:rsid w:val="008C7AAC"/>
    <w:rsid w:val="008D09A0"/>
    <w:rsid w:val="008D166F"/>
    <w:rsid w:val="008D2024"/>
    <w:rsid w:val="008D24E8"/>
    <w:rsid w:val="008D2819"/>
    <w:rsid w:val="008D3899"/>
    <w:rsid w:val="008D3D5A"/>
    <w:rsid w:val="008D4234"/>
    <w:rsid w:val="008D47FF"/>
    <w:rsid w:val="008D48E3"/>
    <w:rsid w:val="008D4C3C"/>
    <w:rsid w:val="008D50A5"/>
    <w:rsid w:val="008D5325"/>
    <w:rsid w:val="008D5E3F"/>
    <w:rsid w:val="008D6225"/>
    <w:rsid w:val="008D6971"/>
    <w:rsid w:val="008D6AE9"/>
    <w:rsid w:val="008D6CB9"/>
    <w:rsid w:val="008D7250"/>
    <w:rsid w:val="008D7E24"/>
    <w:rsid w:val="008E002E"/>
    <w:rsid w:val="008E0C5A"/>
    <w:rsid w:val="008E1022"/>
    <w:rsid w:val="008E17D6"/>
    <w:rsid w:val="008E20AC"/>
    <w:rsid w:val="008E2C8B"/>
    <w:rsid w:val="008E33C3"/>
    <w:rsid w:val="008E3684"/>
    <w:rsid w:val="008E3FB6"/>
    <w:rsid w:val="008E4654"/>
    <w:rsid w:val="008E4F91"/>
    <w:rsid w:val="008E524F"/>
    <w:rsid w:val="008E52A0"/>
    <w:rsid w:val="008E54CD"/>
    <w:rsid w:val="008E5750"/>
    <w:rsid w:val="008E586B"/>
    <w:rsid w:val="008E5923"/>
    <w:rsid w:val="008E59C2"/>
    <w:rsid w:val="008E5CC2"/>
    <w:rsid w:val="008E5E63"/>
    <w:rsid w:val="008E5E70"/>
    <w:rsid w:val="008E6D3C"/>
    <w:rsid w:val="008E71E8"/>
    <w:rsid w:val="008E74A9"/>
    <w:rsid w:val="008E74B7"/>
    <w:rsid w:val="008E765A"/>
    <w:rsid w:val="008E7B3A"/>
    <w:rsid w:val="008F00F7"/>
    <w:rsid w:val="008F0EB3"/>
    <w:rsid w:val="008F12B3"/>
    <w:rsid w:val="008F1732"/>
    <w:rsid w:val="008F2837"/>
    <w:rsid w:val="008F28DA"/>
    <w:rsid w:val="008F3EAB"/>
    <w:rsid w:val="008F41E3"/>
    <w:rsid w:val="008F5348"/>
    <w:rsid w:val="008F5419"/>
    <w:rsid w:val="008F55F5"/>
    <w:rsid w:val="008F5B59"/>
    <w:rsid w:val="008F622B"/>
    <w:rsid w:val="008F73C5"/>
    <w:rsid w:val="008F741D"/>
    <w:rsid w:val="008F772B"/>
    <w:rsid w:val="008F7897"/>
    <w:rsid w:val="00901073"/>
    <w:rsid w:val="009019CC"/>
    <w:rsid w:val="00901C95"/>
    <w:rsid w:val="00902016"/>
    <w:rsid w:val="00902826"/>
    <w:rsid w:val="00902A97"/>
    <w:rsid w:val="00902C81"/>
    <w:rsid w:val="00902E9E"/>
    <w:rsid w:val="009035A5"/>
    <w:rsid w:val="0090372B"/>
    <w:rsid w:val="00903C8C"/>
    <w:rsid w:val="00903F40"/>
    <w:rsid w:val="00904782"/>
    <w:rsid w:val="0090555A"/>
    <w:rsid w:val="00905FE5"/>
    <w:rsid w:val="009069E1"/>
    <w:rsid w:val="009075D6"/>
    <w:rsid w:val="0090768E"/>
    <w:rsid w:val="0090794B"/>
    <w:rsid w:val="009079C3"/>
    <w:rsid w:val="00907EF5"/>
    <w:rsid w:val="00907FF5"/>
    <w:rsid w:val="00910136"/>
    <w:rsid w:val="0091061F"/>
    <w:rsid w:val="00910CA5"/>
    <w:rsid w:val="00910DFE"/>
    <w:rsid w:val="0091181D"/>
    <w:rsid w:val="00911966"/>
    <w:rsid w:val="00912985"/>
    <w:rsid w:val="00913032"/>
    <w:rsid w:val="009130E9"/>
    <w:rsid w:val="009137BC"/>
    <w:rsid w:val="00914923"/>
    <w:rsid w:val="00914BC7"/>
    <w:rsid w:val="00915012"/>
    <w:rsid w:val="009150F1"/>
    <w:rsid w:val="00915626"/>
    <w:rsid w:val="0091639F"/>
    <w:rsid w:val="00916D32"/>
    <w:rsid w:val="00917276"/>
    <w:rsid w:val="00917586"/>
    <w:rsid w:val="00917903"/>
    <w:rsid w:val="00917931"/>
    <w:rsid w:val="00917F13"/>
    <w:rsid w:val="00917F3E"/>
    <w:rsid w:val="00920491"/>
    <w:rsid w:val="00920F9C"/>
    <w:rsid w:val="00921308"/>
    <w:rsid w:val="00921339"/>
    <w:rsid w:val="00922124"/>
    <w:rsid w:val="00922297"/>
    <w:rsid w:val="009224B2"/>
    <w:rsid w:val="00922836"/>
    <w:rsid w:val="00922AE6"/>
    <w:rsid w:val="00922B4B"/>
    <w:rsid w:val="009232FC"/>
    <w:rsid w:val="00923379"/>
    <w:rsid w:val="009239E1"/>
    <w:rsid w:val="00923A61"/>
    <w:rsid w:val="00924574"/>
    <w:rsid w:val="009248BC"/>
    <w:rsid w:val="00924934"/>
    <w:rsid w:val="00924AF8"/>
    <w:rsid w:val="00924F0D"/>
    <w:rsid w:val="00925E27"/>
    <w:rsid w:val="00925EFA"/>
    <w:rsid w:val="00925FBE"/>
    <w:rsid w:val="00926092"/>
    <w:rsid w:val="00927590"/>
    <w:rsid w:val="00927958"/>
    <w:rsid w:val="009307CE"/>
    <w:rsid w:val="009312EA"/>
    <w:rsid w:val="00931EA9"/>
    <w:rsid w:val="009322B3"/>
    <w:rsid w:val="00932AE5"/>
    <w:rsid w:val="00932F9E"/>
    <w:rsid w:val="009331DC"/>
    <w:rsid w:val="00933608"/>
    <w:rsid w:val="00933D89"/>
    <w:rsid w:val="00933DC3"/>
    <w:rsid w:val="00933FCF"/>
    <w:rsid w:val="00934084"/>
    <w:rsid w:val="00934AE5"/>
    <w:rsid w:val="00935123"/>
    <w:rsid w:val="00935C57"/>
    <w:rsid w:val="00935ECB"/>
    <w:rsid w:val="00936101"/>
    <w:rsid w:val="00937270"/>
    <w:rsid w:val="0093728D"/>
    <w:rsid w:val="009377C5"/>
    <w:rsid w:val="0093793B"/>
    <w:rsid w:val="00937CDB"/>
    <w:rsid w:val="00937CF9"/>
    <w:rsid w:val="00937D6A"/>
    <w:rsid w:val="00937DCF"/>
    <w:rsid w:val="00940420"/>
    <w:rsid w:val="00940EC1"/>
    <w:rsid w:val="0094166C"/>
    <w:rsid w:val="009419B3"/>
    <w:rsid w:val="00941ACF"/>
    <w:rsid w:val="00941DE5"/>
    <w:rsid w:val="009424F6"/>
    <w:rsid w:val="00942972"/>
    <w:rsid w:val="009429B2"/>
    <w:rsid w:val="00942C2B"/>
    <w:rsid w:val="0094300B"/>
    <w:rsid w:val="00943914"/>
    <w:rsid w:val="00943EC4"/>
    <w:rsid w:val="009446B8"/>
    <w:rsid w:val="0094496F"/>
    <w:rsid w:val="00944EC4"/>
    <w:rsid w:val="00944FAB"/>
    <w:rsid w:val="009451DF"/>
    <w:rsid w:val="009451E7"/>
    <w:rsid w:val="0094588B"/>
    <w:rsid w:val="009464C1"/>
    <w:rsid w:val="00946DCE"/>
    <w:rsid w:val="00950B9E"/>
    <w:rsid w:val="00950D22"/>
    <w:rsid w:val="009511A7"/>
    <w:rsid w:val="009511FB"/>
    <w:rsid w:val="0095131C"/>
    <w:rsid w:val="0095180F"/>
    <w:rsid w:val="0095208E"/>
    <w:rsid w:val="00952254"/>
    <w:rsid w:val="00952FC7"/>
    <w:rsid w:val="0095382C"/>
    <w:rsid w:val="00954368"/>
    <w:rsid w:val="00954D47"/>
    <w:rsid w:val="00954F40"/>
    <w:rsid w:val="009550D9"/>
    <w:rsid w:val="00955915"/>
    <w:rsid w:val="00955A91"/>
    <w:rsid w:val="00955ACC"/>
    <w:rsid w:val="00955C52"/>
    <w:rsid w:val="00955C59"/>
    <w:rsid w:val="0095750A"/>
    <w:rsid w:val="00957681"/>
    <w:rsid w:val="00957930"/>
    <w:rsid w:val="00960720"/>
    <w:rsid w:val="00960810"/>
    <w:rsid w:val="00961479"/>
    <w:rsid w:val="00961B28"/>
    <w:rsid w:val="00961C31"/>
    <w:rsid w:val="00961CE2"/>
    <w:rsid w:val="00962090"/>
    <w:rsid w:val="009621B1"/>
    <w:rsid w:val="009624FD"/>
    <w:rsid w:val="00962E21"/>
    <w:rsid w:val="0096378B"/>
    <w:rsid w:val="00963933"/>
    <w:rsid w:val="00963972"/>
    <w:rsid w:val="00964C2E"/>
    <w:rsid w:val="00964FAA"/>
    <w:rsid w:val="00965CCC"/>
    <w:rsid w:val="0096620D"/>
    <w:rsid w:val="0096642E"/>
    <w:rsid w:val="0096652F"/>
    <w:rsid w:val="009665FB"/>
    <w:rsid w:val="00966638"/>
    <w:rsid w:val="009667DC"/>
    <w:rsid w:val="00966897"/>
    <w:rsid w:val="00967395"/>
    <w:rsid w:val="00967B3B"/>
    <w:rsid w:val="00967C3A"/>
    <w:rsid w:val="00970253"/>
    <w:rsid w:val="009709CD"/>
    <w:rsid w:val="009716B6"/>
    <w:rsid w:val="00971E19"/>
    <w:rsid w:val="0097205B"/>
    <w:rsid w:val="0097275B"/>
    <w:rsid w:val="00972CBD"/>
    <w:rsid w:val="009731CF"/>
    <w:rsid w:val="0097452F"/>
    <w:rsid w:val="00974E86"/>
    <w:rsid w:val="009750C0"/>
    <w:rsid w:val="009755A9"/>
    <w:rsid w:val="00975F6E"/>
    <w:rsid w:val="00976222"/>
    <w:rsid w:val="009762FF"/>
    <w:rsid w:val="00976C30"/>
    <w:rsid w:val="00976EFB"/>
    <w:rsid w:val="00977143"/>
    <w:rsid w:val="00977178"/>
    <w:rsid w:val="00977199"/>
    <w:rsid w:val="00977288"/>
    <w:rsid w:val="00980AD1"/>
    <w:rsid w:val="00981349"/>
    <w:rsid w:val="009814ED"/>
    <w:rsid w:val="00981528"/>
    <w:rsid w:val="00981A07"/>
    <w:rsid w:val="00981ACB"/>
    <w:rsid w:val="009827F7"/>
    <w:rsid w:val="00982961"/>
    <w:rsid w:val="00982F19"/>
    <w:rsid w:val="0098332C"/>
    <w:rsid w:val="00984D85"/>
    <w:rsid w:val="00984F4D"/>
    <w:rsid w:val="009858E7"/>
    <w:rsid w:val="00985B9D"/>
    <w:rsid w:val="00985CDF"/>
    <w:rsid w:val="009866FF"/>
    <w:rsid w:val="00986B88"/>
    <w:rsid w:val="00986DAB"/>
    <w:rsid w:val="0098793D"/>
    <w:rsid w:val="009912D2"/>
    <w:rsid w:val="00991CB2"/>
    <w:rsid w:val="00991F68"/>
    <w:rsid w:val="009922F2"/>
    <w:rsid w:val="009923D3"/>
    <w:rsid w:val="00993D85"/>
    <w:rsid w:val="00994123"/>
    <w:rsid w:val="0099417B"/>
    <w:rsid w:val="00994377"/>
    <w:rsid w:val="00994608"/>
    <w:rsid w:val="009959C3"/>
    <w:rsid w:val="00995BD4"/>
    <w:rsid w:val="009960BF"/>
    <w:rsid w:val="009969B9"/>
    <w:rsid w:val="00997181"/>
    <w:rsid w:val="00997787"/>
    <w:rsid w:val="009979A7"/>
    <w:rsid w:val="00997C17"/>
    <w:rsid w:val="00997FED"/>
    <w:rsid w:val="009A0356"/>
    <w:rsid w:val="009A1110"/>
    <w:rsid w:val="009A19AD"/>
    <w:rsid w:val="009A19F0"/>
    <w:rsid w:val="009A21EC"/>
    <w:rsid w:val="009A237B"/>
    <w:rsid w:val="009A24DF"/>
    <w:rsid w:val="009A2C85"/>
    <w:rsid w:val="009A2D8E"/>
    <w:rsid w:val="009A30D0"/>
    <w:rsid w:val="009A31D1"/>
    <w:rsid w:val="009A3B8A"/>
    <w:rsid w:val="009A3C05"/>
    <w:rsid w:val="009A47DD"/>
    <w:rsid w:val="009A528F"/>
    <w:rsid w:val="009A5318"/>
    <w:rsid w:val="009A7718"/>
    <w:rsid w:val="009B060E"/>
    <w:rsid w:val="009B06AC"/>
    <w:rsid w:val="009B07F8"/>
    <w:rsid w:val="009B09E3"/>
    <w:rsid w:val="009B09FD"/>
    <w:rsid w:val="009B0FA5"/>
    <w:rsid w:val="009B124E"/>
    <w:rsid w:val="009B2091"/>
    <w:rsid w:val="009B248C"/>
    <w:rsid w:val="009B3D9C"/>
    <w:rsid w:val="009B44E6"/>
    <w:rsid w:val="009B535C"/>
    <w:rsid w:val="009B677B"/>
    <w:rsid w:val="009B6BDF"/>
    <w:rsid w:val="009B7161"/>
    <w:rsid w:val="009B7CB5"/>
    <w:rsid w:val="009C0754"/>
    <w:rsid w:val="009C1396"/>
    <w:rsid w:val="009C1A46"/>
    <w:rsid w:val="009C20A0"/>
    <w:rsid w:val="009C263D"/>
    <w:rsid w:val="009C3020"/>
    <w:rsid w:val="009C31F6"/>
    <w:rsid w:val="009C3AE1"/>
    <w:rsid w:val="009C3B30"/>
    <w:rsid w:val="009C4D95"/>
    <w:rsid w:val="009C4FA8"/>
    <w:rsid w:val="009C5630"/>
    <w:rsid w:val="009C571B"/>
    <w:rsid w:val="009C5A61"/>
    <w:rsid w:val="009C62A1"/>
    <w:rsid w:val="009C6C0C"/>
    <w:rsid w:val="009C6CD9"/>
    <w:rsid w:val="009C7065"/>
    <w:rsid w:val="009C7974"/>
    <w:rsid w:val="009D0525"/>
    <w:rsid w:val="009D0745"/>
    <w:rsid w:val="009D07C9"/>
    <w:rsid w:val="009D09ED"/>
    <w:rsid w:val="009D0A20"/>
    <w:rsid w:val="009D0E5E"/>
    <w:rsid w:val="009D13C9"/>
    <w:rsid w:val="009D20DF"/>
    <w:rsid w:val="009D26DA"/>
    <w:rsid w:val="009D2EDC"/>
    <w:rsid w:val="009D3B36"/>
    <w:rsid w:val="009D3DBD"/>
    <w:rsid w:val="009D453C"/>
    <w:rsid w:val="009D491C"/>
    <w:rsid w:val="009D58BC"/>
    <w:rsid w:val="009D600D"/>
    <w:rsid w:val="009D67F5"/>
    <w:rsid w:val="009D6ED0"/>
    <w:rsid w:val="009D749C"/>
    <w:rsid w:val="009D7755"/>
    <w:rsid w:val="009D7D57"/>
    <w:rsid w:val="009E0769"/>
    <w:rsid w:val="009E125A"/>
    <w:rsid w:val="009E19FC"/>
    <w:rsid w:val="009E1AEC"/>
    <w:rsid w:val="009E2038"/>
    <w:rsid w:val="009E2CBC"/>
    <w:rsid w:val="009E312B"/>
    <w:rsid w:val="009E32CA"/>
    <w:rsid w:val="009E3DEE"/>
    <w:rsid w:val="009E4577"/>
    <w:rsid w:val="009E45EB"/>
    <w:rsid w:val="009E4825"/>
    <w:rsid w:val="009E5285"/>
    <w:rsid w:val="009E5B71"/>
    <w:rsid w:val="009E5B91"/>
    <w:rsid w:val="009E5C98"/>
    <w:rsid w:val="009E6259"/>
    <w:rsid w:val="009E6D97"/>
    <w:rsid w:val="009E7141"/>
    <w:rsid w:val="009E7354"/>
    <w:rsid w:val="009E7FBD"/>
    <w:rsid w:val="009F003F"/>
    <w:rsid w:val="009F0BDC"/>
    <w:rsid w:val="009F13D4"/>
    <w:rsid w:val="009F1561"/>
    <w:rsid w:val="009F1AB9"/>
    <w:rsid w:val="009F20FE"/>
    <w:rsid w:val="009F2222"/>
    <w:rsid w:val="009F2448"/>
    <w:rsid w:val="009F2686"/>
    <w:rsid w:val="009F3980"/>
    <w:rsid w:val="009F3D9C"/>
    <w:rsid w:val="009F4002"/>
    <w:rsid w:val="009F459D"/>
    <w:rsid w:val="009F4C5D"/>
    <w:rsid w:val="009F6001"/>
    <w:rsid w:val="009F618A"/>
    <w:rsid w:val="009F6C9A"/>
    <w:rsid w:val="009F70A3"/>
    <w:rsid w:val="009F7942"/>
    <w:rsid w:val="00A00F17"/>
    <w:rsid w:val="00A018C6"/>
    <w:rsid w:val="00A02DEA"/>
    <w:rsid w:val="00A02E66"/>
    <w:rsid w:val="00A03093"/>
    <w:rsid w:val="00A033F9"/>
    <w:rsid w:val="00A03731"/>
    <w:rsid w:val="00A03C4D"/>
    <w:rsid w:val="00A03E5D"/>
    <w:rsid w:val="00A043CA"/>
    <w:rsid w:val="00A05FA2"/>
    <w:rsid w:val="00A061E6"/>
    <w:rsid w:val="00A067D4"/>
    <w:rsid w:val="00A0681E"/>
    <w:rsid w:val="00A06ACD"/>
    <w:rsid w:val="00A0709E"/>
    <w:rsid w:val="00A072F5"/>
    <w:rsid w:val="00A07A2E"/>
    <w:rsid w:val="00A10311"/>
    <w:rsid w:val="00A1049B"/>
    <w:rsid w:val="00A10B1B"/>
    <w:rsid w:val="00A10FFF"/>
    <w:rsid w:val="00A1296E"/>
    <w:rsid w:val="00A12B0E"/>
    <w:rsid w:val="00A13D41"/>
    <w:rsid w:val="00A13EA9"/>
    <w:rsid w:val="00A14645"/>
    <w:rsid w:val="00A14AF4"/>
    <w:rsid w:val="00A14E57"/>
    <w:rsid w:val="00A15D7F"/>
    <w:rsid w:val="00A165E8"/>
    <w:rsid w:val="00A16837"/>
    <w:rsid w:val="00A168F8"/>
    <w:rsid w:val="00A16A2C"/>
    <w:rsid w:val="00A16A55"/>
    <w:rsid w:val="00A17638"/>
    <w:rsid w:val="00A178E5"/>
    <w:rsid w:val="00A17B37"/>
    <w:rsid w:val="00A2036F"/>
    <w:rsid w:val="00A20A5D"/>
    <w:rsid w:val="00A21A09"/>
    <w:rsid w:val="00A21A1C"/>
    <w:rsid w:val="00A2210A"/>
    <w:rsid w:val="00A22152"/>
    <w:rsid w:val="00A22253"/>
    <w:rsid w:val="00A22885"/>
    <w:rsid w:val="00A22F73"/>
    <w:rsid w:val="00A24B67"/>
    <w:rsid w:val="00A25268"/>
    <w:rsid w:val="00A25444"/>
    <w:rsid w:val="00A25813"/>
    <w:rsid w:val="00A25A2A"/>
    <w:rsid w:val="00A2699A"/>
    <w:rsid w:val="00A26C5E"/>
    <w:rsid w:val="00A27320"/>
    <w:rsid w:val="00A27BE1"/>
    <w:rsid w:val="00A27F95"/>
    <w:rsid w:val="00A310BB"/>
    <w:rsid w:val="00A31B18"/>
    <w:rsid w:val="00A31F48"/>
    <w:rsid w:val="00A32203"/>
    <w:rsid w:val="00A32360"/>
    <w:rsid w:val="00A323EA"/>
    <w:rsid w:val="00A335C2"/>
    <w:rsid w:val="00A338C8"/>
    <w:rsid w:val="00A33A67"/>
    <w:rsid w:val="00A343B1"/>
    <w:rsid w:val="00A34D8C"/>
    <w:rsid w:val="00A3518F"/>
    <w:rsid w:val="00A3532D"/>
    <w:rsid w:val="00A35F42"/>
    <w:rsid w:val="00A37200"/>
    <w:rsid w:val="00A377AE"/>
    <w:rsid w:val="00A408B3"/>
    <w:rsid w:val="00A409C5"/>
    <w:rsid w:val="00A40CBC"/>
    <w:rsid w:val="00A41319"/>
    <w:rsid w:val="00A41466"/>
    <w:rsid w:val="00A41CD5"/>
    <w:rsid w:val="00A42195"/>
    <w:rsid w:val="00A4251C"/>
    <w:rsid w:val="00A4271A"/>
    <w:rsid w:val="00A42CBD"/>
    <w:rsid w:val="00A42D7D"/>
    <w:rsid w:val="00A43620"/>
    <w:rsid w:val="00A438CD"/>
    <w:rsid w:val="00A43E0A"/>
    <w:rsid w:val="00A44063"/>
    <w:rsid w:val="00A440DD"/>
    <w:rsid w:val="00A441C5"/>
    <w:rsid w:val="00A44A6B"/>
    <w:rsid w:val="00A452CB"/>
    <w:rsid w:val="00A45422"/>
    <w:rsid w:val="00A45668"/>
    <w:rsid w:val="00A46817"/>
    <w:rsid w:val="00A4763A"/>
    <w:rsid w:val="00A47DE8"/>
    <w:rsid w:val="00A51A97"/>
    <w:rsid w:val="00A52374"/>
    <w:rsid w:val="00A526CD"/>
    <w:rsid w:val="00A527A6"/>
    <w:rsid w:val="00A52BC7"/>
    <w:rsid w:val="00A52EE9"/>
    <w:rsid w:val="00A52FE3"/>
    <w:rsid w:val="00A53626"/>
    <w:rsid w:val="00A53956"/>
    <w:rsid w:val="00A53C51"/>
    <w:rsid w:val="00A54446"/>
    <w:rsid w:val="00A54B47"/>
    <w:rsid w:val="00A5512E"/>
    <w:rsid w:val="00A55635"/>
    <w:rsid w:val="00A55EAD"/>
    <w:rsid w:val="00A56A22"/>
    <w:rsid w:val="00A56B44"/>
    <w:rsid w:val="00A56C67"/>
    <w:rsid w:val="00A570B2"/>
    <w:rsid w:val="00A577C4"/>
    <w:rsid w:val="00A578B5"/>
    <w:rsid w:val="00A57C1F"/>
    <w:rsid w:val="00A6091C"/>
    <w:rsid w:val="00A60B82"/>
    <w:rsid w:val="00A60D3E"/>
    <w:rsid w:val="00A60F3F"/>
    <w:rsid w:val="00A61262"/>
    <w:rsid w:val="00A61530"/>
    <w:rsid w:val="00A61C62"/>
    <w:rsid w:val="00A621C4"/>
    <w:rsid w:val="00A62B3A"/>
    <w:rsid w:val="00A63D0C"/>
    <w:rsid w:val="00A6420B"/>
    <w:rsid w:val="00A64408"/>
    <w:rsid w:val="00A64678"/>
    <w:rsid w:val="00A64895"/>
    <w:rsid w:val="00A6583C"/>
    <w:rsid w:val="00A65F63"/>
    <w:rsid w:val="00A65FD0"/>
    <w:rsid w:val="00A668FD"/>
    <w:rsid w:val="00A66A6A"/>
    <w:rsid w:val="00A66AC9"/>
    <w:rsid w:val="00A67A44"/>
    <w:rsid w:val="00A67C14"/>
    <w:rsid w:val="00A67F0D"/>
    <w:rsid w:val="00A67F3B"/>
    <w:rsid w:val="00A7006B"/>
    <w:rsid w:val="00A70107"/>
    <w:rsid w:val="00A7056B"/>
    <w:rsid w:val="00A70AD2"/>
    <w:rsid w:val="00A70F53"/>
    <w:rsid w:val="00A7142B"/>
    <w:rsid w:val="00A71813"/>
    <w:rsid w:val="00A71F6F"/>
    <w:rsid w:val="00A72907"/>
    <w:rsid w:val="00A7295E"/>
    <w:rsid w:val="00A736C2"/>
    <w:rsid w:val="00A73D36"/>
    <w:rsid w:val="00A75991"/>
    <w:rsid w:val="00A75AE8"/>
    <w:rsid w:val="00A76824"/>
    <w:rsid w:val="00A7703E"/>
    <w:rsid w:val="00A7742D"/>
    <w:rsid w:val="00A778C9"/>
    <w:rsid w:val="00A804C4"/>
    <w:rsid w:val="00A81A39"/>
    <w:rsid w:val="00A82397"/>
    <w:rsid w:val="00A82A80"/>
    <w:rsid w:val="00A83233"/>
    <w:rsid w:val="00A83734"/>
    <w:rsid w:val="00A83E98"/>
    <w:rsid w:val="00A84541"/>
    <w:rsid w:val="00A846AA"/>
    <w:rsid w:val="00A848A7"/>
    <w:rsid w:val="00A8511A"/>
    <w:rsid w:val="00A85ACF"/>
    <w:rsid w:val="00A867D9"/>
    <w:rsid w:val="00A870FD"/>
    <w:rsid w:val="00A8792E"/>
    <w:rsid w:val="00A87BEE"/>
    <w:rsid w:val="00A90349"/>
    <w:rsid w:val="00A90462"/>
    <w:rsid w:val="00A904D8"/>
    <w:rsid w:val="00A91129"/>
    <w:rsid w:val="00A92201"/>
    <w:rsid w:val="00A930FE"/>
    <w:rsid w:val="00A932B6"/>
    <w:rsid w:val="00A9361A"/>
    <w:rsid w:val="00A94056"/>
    <w:rsid w:val="00A9475A"/>
    <w:rsid w:val="00A94F54"/>
    <w:rsid w:val="00A9510C"/>
    <w:rsid w:val="00A958D4"/>
    <w:rsid w:val="00A95AAD"/>
    <w:rsid w:val="00A95D44"/>
    <w:rsid w:val="00A969A7"/>
    <w:rsid w:val="00A96D49"/>
    <w:rsid w:val="00A96D7C"/>
    <w:rsid w:val="00A975E4"/>
    <w:rsid w:val="00A9771A"/>
    <w:rsid w:val="00A97BC0"/>
    <w:rsid w:val="00AA0409"/>
    <w:rsid w:val="00AA06D6"/>
    <w:rsid w:val="00AA0B77"/>
    <w:rsid w:val="00AA0F95"/>
    <w:rsid w:val="00AA1109"/>
    <w:rsid w:val="00AA112E"/>
    <w:rsid w:val="00AA2932"/>
    <w:rsid w:val="00AA328D"/>
    <w:rsid w:val="00AA37A2"/>
    <w:rsid w:val="00AA3D3A"/>
    <w:rsid w:val="00AA3E44"/>
    <w:rsid w:val="00AA3FC4"/>
    <w:rsid w:val="00AA42E8"/>
    <w:rsid w:val="00AA4965"/>
    <w:rsid w:val="00AA5126"/>
    <w:rsid w:val="00AA5297"/>
    <w:rsid w:val="00AA52AD"/>
    <w:rsid w:val="00AA5BE4"/>
    <w:rsid w:val="00AA5E1B"/>
    <w:rsid w:val="00AA615A"/>
    <w:rsid w:val="00AA6772"/>
    <w:rsid w:val="00AA677A"/>
    <w:rsid w:val="00AA6F75"/>
    <w:rsid w:val="00AA6FBE"/>
    <w:rsid w:val="00AA71B7"/>
    <w:rsid w:val="00AA7826"/>
    <w:rsid w:val="00AB03D0"/>
    <w:rsid w:val="00AB0D12"/>
    <w:rsid w:val="00AB160B"/>
    <w:rsid w:val="00AB26B0"/>
    <w:rsid w:val="00AB2D3B"/>
    <w:rsid w:val="00AB4652"/>
    <w:rsid w:val="00AB4660"/>
    <w:rsid w:val="00AB5F20"/>
    <w:rsid w:val="00AB6375"/>
    <w:rsid w:val="00AB657C"/>
    <w:rsid w:val="00AB69D2"/>
    <w:rsid w:val="00AC07DD"/>
    <w:rsid w:val="00AC093C"/>
    <w:rsid w:val="00AC124F"/>
    <w:rsid w:val="00AC12D4"/>
    <w:rsid w:val="00AC191E"/>
    <w:rsid w:val="00AC1A2F"/>
    <w:rsid w:val="00AC1C19"/>
    <w:rsid w:val="00AC20D3"/>
    <w:rsid w:val="00AC2D3C"/>
    <w:rsid w:val="00AC2E4A"/>
    <w:rsid w:val="00AC2EC7"/>
    <w:rsid w:val="00AC2FB8"/>
    <w:rsid w:val="00AC30EA"/>
    <w:rsid w:val="00AC38EB"/>
    <w:rsid w:val="00AC3DF4"/>
    <w:rsid w:val="00AC3F1D"/>
    <w:rsid w:val="00AC4117"/>
    <w:rsid w:val="00AC435E"/>
    <w:rsid w:val="00AC57E3"/>
    <w:rsid w:val="00AC5829"/>
    <w:rsid w:val="00AC58A0"/>
    <w:rsid w:val="00AC5E4B"/>
    <w:rsid w:val="00AC5FF7"/>
    <w:rsid w:val="00AC6A08"/>
    <w:rsid w:val="00AC6C4E"/>
    <w:rsid w:val="00AC6F47"/>
    <w:rsid w:val="00AC7366"/>
    <w:rsid w:val="00AC749D"/>
    <w:rsid w:val="00AC7835"/>
    <w:rsid w:val="00AC7863"/>
    <w:rsid w:val="00AC7B99"/>
    <w:rsid w:val="00AD04BD"/>
    <w:rsid w:val="00AD0520"/>
    <w:rsid w:val="00AD0D2B"/>
    <w:rsid w:val="00AD1BCA"/>
    <w:rsid w:val="00AD1BF2"/>
    <w:rsid w:val="00AD2007"/>
    <w:rsid w:val="00AD2192"/>
    <w:rsid w:val="00AD305A"/>
    <w:rsid w:val="00AD3ED2"/>
    <w:rsid w:val="00AD4BCB"/>
    <w:rsid w:val="00AD4DA3"/>
    <w:rsid w:val="00AD5D0A"/>
    <w:rsid w:val="00AD6145"/>
    <w:rsid w:val="00AD7112"/>
    <w:rsid w:val="00AD7207"/>
    <w:rsid w:val="00AD7355"/>
    <w:rsid w:val="00AD7368"/>
    <w:rsid w:val="00AD7434"/>
    <w:rsid w:val="00AE08DF"/>
    <w:rsid w:val="00AE19B9"/>
    <w:rsid w:val="00AE1C45"/>
    <w:rsid w:val="00AE211F"/>
    <w:rsid w:val="00AE2A9C"/>
    <w:rsid w:val="00AE2B8A"/>
    <w:rsid w:val="00AE2B8E"/>
    <w:rsid w:val="00AE3289"/>
    <w:rsid w:val="00AE3639"/>
    <w:rsid w:val="00AE3F84"/>
    <w:rsid w:val="00AE4A60"/>
    <w:rsid w:val="00AE4CE2"/>
    <w:rsid w:val="00AE5347"/>
    <w:rsid w:val="00AE5429"/>
    <w:rsid w:val="00AE5872"/>
    <w:rsid w:val="00AE6248"/>
    <w:rsid w:val="00AE6B20"/>
    <w:rsid w:val="00AE6C48"/>
    <w:rsid w:val="00AE72F9"/>
    <w:rsid w:val="00AF050C"/>
    <w:rsid w:val="00AF168E"/>
    <w:rsid w:val="00AF1AFC"/>
    <w:rsid w:val="00AF1C3D"/>
    <w:rsid w:val="00AF2EF5"/>
    <w:rsid w:val="00AF2FEF"/>
    <w:rsid w:val="00AF3195"/>
    <w:rsid w:val="00AF4635"/>
    <w:rsid w:val="00AF4D42"/>
    <w:rsid w:val="00AF4F6D"/>
    <w:rsid w:val="00AF5006"/>
    <w:rsid w:val="00AF505F"/>
    <w:rsid w:val="00AF5607"/>
    <w:rsid w:val="00AF5CFF"/>
    <w:rsid w:val="00AF5DC0"/>
    <w:rsid w:val="00AF61A5"/>
    <w:rsid w:val="00AF6E23"/>
    <w:rsid w:val="00AF6E34"/>
    <w:rsid w:val="00B00C1A"/>
    <w:rsid w:val="00B013CB"/>
    <w:rsid w:val="00B01A71"/>
    <w:rsid w:val="00B0368D"/>
    <w:rsid w:val="00B0377A"/>
    <w:rsid w:val="00B03805"/>
    <w:rsid w:val="00B0401C"/>
    <w:rsid w:val="00B04A97"/>
    <w:rsid w:val="00B04B9A"/>
    <w:rsid w:val="00B051EA"/>
    <w:rsid w:val="00B05439"/>
    <w:rsid w:val="00B054BD"/>
    <w:rsid w:val="00B05784"/>
    <w:rsid w:val="00B061E0"/>
    <w:rsid w:val="00B067DF"/>
    <w:rsid w:val="00B073B5"/>
    <w:rsid w:val="00B074EC"/>
    <w:rsid w:val="00B07691"/>
    <w:rsid w:val="00B076AA"/>
    <w:rsid w:val="00B07AAA"/>
    <w:rsid w:val="00B07F00"/>
    <w:rsid w:val="00B10BD6"/>
    <w:rsid w:val="00B1144A"/>
    <w:rsid w:val="00B11B1B"/>
    <w:rsid w:val="00B11BCE"/>
    <w:rsid w:val="00B1203B"/>
    <w:rsid w:val="00B1225C"/>
    <w:rsid w:val="00B12350"/>
    <w:rsid w:val="00B12532"/>
    <w:rsid w:val="00B131D5"/>
    <w:rsid w:val="00B133D0"/>
    <w:rsid w:val="00B1381F"/>
    <w:rsid w:val="00B13833"/>
    <w:rsid w:val="00B145B8"/>
    <w:rsid w:val="00B1464C"/>
    <w:rsid w:val="00B14CE2"/>
    <w:rsid w:val="00B14DE5"/>
    <w:rsid w:val="00B14FED"/>
    <w:rsid w:val="00B15427"/>
    <w:rsid w:val="00B15847"/>
    <w:rsid w:val="00B15C6F"/>
    <w:rsid w:val="00B16211"/>
    <w:rsid w:val="00B174FE"/>
    <w:rsid w:val="00B17D00"/>
    <w:rsid w:val="00B202C5"/>
    <w:rsid w:val="00B20701"/>
    <w:rsid w:val="00B20C2A"/>
    <w:rsid w:val="00B23065"/>
    <w:rsid w:val="00B236F8"/>
    <w:rsid w:val="00B248E1"/>
    <w:rsid w:val="00B24A30"/>
    <w:rsid w:val="00B24B8C"/>
    <w:rsid w:val="00B2508F"/>
    <w:rsid w:val="00B25B86"/>
    <w:rsid w:val="00B25E49"/>
    <w:rsid w:val="00B261CB"/>
    <w:rsid w:val="00B26751"/>
    <w:rsid w:val="00B27372"/>
    <w:rsid w:val="00B27741"/>
    <w:rsid w:val="00B278F0"/>
    <w:rsid w:val="00B27C9A"/>
    <w:rsid w:val="00B27F51"/>
    <w:rsid w:val="00B27FA3"/>
    <w:rsid w:val="00B307C5"/>
    <w:rsid w:val="00B30AD8"/>
    <w:rsid w:val="00B310C8"/>
    <w:rsid w:val="00B315AF"/>
    <w:rsid w:val="00B317D8"/>
    <w:rsid w:val="00B31D9A"/>
    <w:rsid w:val="00B32F86"/>
    <w:rsid w:val="00B33531"/>
    <w:rsid w:val="00B337D1"/>
    <w:rsid w:val="00B33DA9"/>
    <w:rsid w:val="00B348B2"/>
    <w:rsid w:val="00B34EF0"/>
    <w:rsid w:val="00B35476"/>
    <w:rsid w:val="00B35872"/>
    <w:rsid w:val="00B35909"/>
    <w:rsid w:val="00B35AAE"/>
    <w:rsid w:val="00B35E2A"/>
    <w:rsid w:val="00B35FA8"/>
    <w:rsid w:val="00B36779"/>
    <w:rsid w:val="00B37D13"/>
    <w:rsid w:val="00B40055"/>
    <w:rsid w:val="00B40254"/>
    <w:rsid w:val="00B407CE"/>
    <w:rsid w:val="00B40CB7"/>
    <w:rsid w:val="00B40F2D"/>
    <w:rsid w:val="00B411CB"/>
    <w:rsid w:val="00B41C9A"/>
    <w:rsid w:val="00B4231B"/>
    <w:rsid w:val="00B425A5"/>
    <w:rsid w:val="00B4281D"/>
    <w:rsid w:val="00B42B34"/>
    <w:rsid w:val="00B43A59"/>
    <w:rsid w:val="00B43DC8"/>
    <w:rsid w:val="00B43FDF"/>
    <w:rsid w:val="00B442A1"/>
    <w:rsid w:val="00B445E7"/>
    <w:rsid w:val="00B446F0"/>
    <w:rsid w:val="00B45224"/>
    <w:rsid w:val="00B454B4"/>
    <w:rsid w:val="00B4554B"/>
    <w:rsid w:val="00B45981"/>
    <w:rsid w:val="00B45FB9"/>
    <w:rsid w:val="00B4683C"/>
    <w:rsid w:val="00B47298"/>
    <w:rsid w:val="00B47410"/>
    <w:rsid w:val="00B47E50"/>
    <w:rsid w:val="00B47EC8"/>
    <w:rsid w:val="00B50EBD"/>
    <w:rsid w:val="00B50FA3"/>
    <w:rsid w:val="00B512E7"/>
    <w:rsid w:val="00B5142D"/>
    <w:rsid w:val="00B51EFE"/>
    <w:rsid w:val="00B51FAE"/>
    <w:rsid w:val="00B52053"/>
    <w:rsid w:val="00B520DC"/>
    <w:rsid w:val="00B53134"/>
    <w:rsid w:val="00B53E2A"/>
    <w:rsid w:val="00B5437C"/>
    <w:rsid w:val="00B543BF"/>
    <w:rsid w:val="00B545F9"/>
    <w:rsid w:val="00B547CA"/>
    <w:rsid w:val="00B5481C"/>
    <w:rsid w:val="00B54AEF"/>
    <w:rsid w:val="00B54D19"/>
    <w:rsid w:val="00B55734"/>
    <w:rsid w:val="00B55AB7"/>
    <w:rsid w:val="00B55DD4"/>
    <w:rsid w:val="00B55EDC"/>
    <w:rsid w:val="00B56A66"/>
    <w:rsid w:val="00B5719B"/>
    <w:rsid w:val="00B57645"/>
    <w:rsid w:val="00B57E59"/>
    <w:rsid w:val="00B603A0"/>
    <w:rsid w:val="00B614F2"/>
    <w:rsid w:val="00B61D21"/>
    <w:rsid w:val="00B62494"/>
    <w:rsid w:val="00B6251B"/>
    <w:rsid w:val="00B62C67"/>
    <w:rsid w:val="00B633D6"/>
    <w:rsid w:val="00B63C98"/>
    <w:rsid w:val="00B64BB8"/>
    <w:rsid w:val="00B652CB"/>
    <w:rsid w:val="00B655FB"/>
    <w:rsid w:val="00B65BB3"/>
    <w:rsid w:val="00B6638C"/>
    <w:rsid w:val="00B6686C"/>
    <w:rsid w:val="00B67286"/>
    <w:rsid w:val="00B67A00"/>
    <w:rsid w:val="00B67A16"/>
    <w:rsid w:val="00B70245"/>
    <w:rsid w:val="00B703C0"/>
    <w:rsid w:val="00B705F0"/>
    <w:rsid w:val="00B71828"/>
    <w:rsid w:val="00B71A0E"/>
    <w:rsid w:val="00B71DA1"/>
    <w:rsid w:val="00B71EF9"/>
    <w:rsid w:val="00B7207F"/>
    <w:rsid w:val="00B72122"/>
    <w:rsid w:val="00B721EB"/>
    <w:rsid w:val="00B72AD2"/>
    <w:rsid w:val="00B72DAA"/>
    <w:rsid w:val="00B732C8"/>
    <w:rsid w:val="00B7349D"/>
    <w:rsid w:val="00B73F5D"/>
    <w:rsid w:val="00B74406"/>
    <w:rsid w:val="00B74AE2"/>
    <w:rsid w:val="00B7560D"/>
    <w:rsid w:val="00B75ECD"/>
    <w:rsid w:val="00B76383"/>
    <w:rsid w:val="00B76E2C"/>
    <w:rsid w:val="00B77492"/>
    <w:rsid w:val="00B80874"/>
    <w:rsid w:val="00B80A1B"/>
    <w:rsid w:val="00B82645"/>
    <w:rsid w:val="00B828D3"/>
    <w:rsid w:val="00B82CEC"/>
    <w:rsid w:val="00B82F51"/>
    <w:rsid w:val="00B83824"/>
    <w:rsid w:val="00B83CF3"/>
    <w:rsid w:val="00B83D3A"/>
    <w:rsid w:val="00B8472D"/>
    <w:rsid w:val="00B84A20"/>
    <w:rsid w:val="00B85E7A"/>
    <w:rsid w:val="00B85EFD"/>
    <w:rsid w:val="00B86878"/>
    <w:rsid w:val="00B86FF5"/>
    <w:rsid w:val="00B873B5"/>
    <w:rsid w:val="00B875CB"/>
    <w:rsid w:val="00B87BBF"/>
    <w:rsid w:val="00B87CEC"/>
    <w:rsid w:val="00B903C5"/>
    <w:rsid w:val="00B9079D"/>
    <w:rsid w:val="00B90FB6"/>
    <w:rsid w:val="00B91E9F"/>
    <w:rsid w:val="00B91EAD"/>
    <w:rsid w:val="00B91F46"/>
    <w:rsid w:val="00B9231A"/>
    <w:rsid w:val="00B928B7"/>
    <w:rsid w:val="00B95054"/>
    <w:rsid w:val="00B9518F"/>
    <w:rsid w:val="00B96051"/>
    <w:rsid w:val="00B961F9"/>
    <w:rsid w:val="00B9645B"/>
    <w:rsid w:val="00B9667B"/>
    <w:rsid w:val="00B969AD"/>
    <w:rsid w:val="00B975BF"/>
    <w:rsid w:val="00BA072D"/>
    <w:rsid w:val="00BA0951"/>
    <w:rsid w:val="00BA09C0"/>
    <w:rsid w:val="00BA1D1C"/>
    <w:rsid w:val="00BA26B6"/>
    <w:rsid w:val="00BA322A"/>
    <w:rsid w:val="00BA38CA"/>
    <w:rsid w:val="00BA4A57"/>
    <w:rsid w:val="00BA4C65"/>
    <w:rsid w:val="00BA4EDF"/>
    <w:rsid w:val="00BA521D"/>
    <w:rsid w:val="00BA5565"/>
    <w:rsid w:val="00BA5844"/>
    <w:rsid w:val="00BA5B59"/>
    <w:rsid w:val="00BA5DAF"/>
    <w:rsid w:val="00BA6478"/>
    <w:rsid w:val="00BA661F"/>
    <w:rsid w:val="00BA6A45"/>
    <w:rsid w:val="00BB06B7"/>
    <w:rsid w:val="00BB0E06"/>
    <w:rsid w:val="00BB1199"/>
    <w:rsid w:val="00BB224E"/>
    <w:rsid w:val="00BB3023"/>
    <w:rsid w:val="00BB3549"/>
    <w:rsid w:val="00BB3AA6"/>
    <w:rsid w:val="00BB4656"/>
    <w:rsid w:val="00BB46B9"/>
    <w:rsid w:val="00BB4D8E"/>
    <w:rsid w:val="00BB50F9"/>
    <w:rsid w:val="00BB5248"/>
    <w:rsid w:val="00BB5358"/>
    <w:rsid w:val="00BB548F"/>
    <w:rsid w:val="00BB54CC"/>
    <w:rsid w:val="00BB5669"/>
    <w:rsid w:val="00BB5ECB"/>
    <w:rsid w:val="00BB6273"/>
    <w:rsid w:val="00BB72B4"/>
    <w:rsid w:val="00BB743A"/>
    <w:rsid w:val="00BB7F28"/>
    <w:rsid w:val="00BC0420"/>
    <w:rsid w:val="00BC07B5"/>
    <w:rsid w:val="00BC080C"/>
    <w:rsid w:val="00BC209F"/>
    <w:rsid w:val="00BC2193"/>
    <w:rsid w:val="00BC2527"/>
    <w:rsid w:val="00BC2845"/>
    <w:rsid w:val="00BC2A2F"/>
    <w:rsid w:val="00BC2F3C"/>
    <w:rsid w:val="00BC3AD0"/>
    <w:rsid w:val="00BC3AF5"/>
    <w:rsid w:val="00BC3BDB"/>
    <w:rsid w:val="00BC3F0D"/>
    <w:rsid w:val="00BC4575"/>
    <w:rsid w:val="00BC535B"/>
    <w:rsid w:val="00BC5770"/>
    <w:rsid w:val="00BC5B92"/>
    <w:rsid w:val="00BC6BDE"/>
    <w:rsid w:val="00BC7125"/>
    <w:rsid w:val="00BC7333"/>
    <w:rsid w:val="00BC797B"/>
    <w:rsid w:val="00BC7E92"/>
    <w:rsid w:val="00BD09AD"/>
    <w:rsid w:val="00BD147B"/>
    <w:rsid w:val="00BD16F9"/>
    <w:rsid w:val="00BD1983"/>
    <w:rsid w:val="00BD1A74"/>
    <w:rsid w:val="00BD1F8A"/>
    <w:rsid w:val="00BD20BF"/>
    <w:rsid w:val="00BD30EE"/>
    <w:rsid w:val="00BD3279"/>
    <w:rsid w:val="00BD3FA5"/>
    <w:rsid w:val="00BD41F4"/>
    <w:rsid w:val="00BD4358"/>
    <w:rsid w:val="00BD4634"/>
    <w:rsid w:val="00BD4706"/>
    <w:rsid w:val="00BD5318"/>
    <w:rsid w:val="00BD5A5D"/>
    <w:rsid w:val="00BD640E"/>
    <w:rsid w:val="00BD6A41"/>
    <w:rsid w:val="00BD79CA"/>
    <w:rsid w:val="00BE042A"/>
    <w:rsid w:val="00BE0791"/>
    <w:rsid w:val="00BE16F6"/>
    <w:rsid w:val="00BE207E"/>
    <w:rsid w:val="00BE28CA"/>
    <w:rsid w:val="00BE3A7B"/>
    <w:rsid w:val="00BE4550"/>
    <w:rsid w:val="00BE4E02"/>
    <w:rsid w:val="00BE4F7A"/>
    <w:rsid w:val="00BE551A"/>
    <w:rsid w:val="00BE58B3"/>
    <w:rsid w:val="00BE5A7E"/>
    <w:rsid w:val="00BE5D35"/>
    <w:rsid w:val="00BE5E05"/>
    <w:rsid w:val="00BE5F86"/>
    <w:rsid w:val="00BE6C04"/>
    <w:rsid w:val="00BE6C20"/>
    <w:rsid w:val="00BE7317"/>
    <w:rsid w:val="00BE746D"/>
    <w:rsid w:val="00BE74C1"/>
    <w:rsid w:val="00BE77AB"/>
    <w:rsid w:val="00BE7A6C"/>
    <w:rsid w:val="00BE7EFB"/>
    <w:rsid w:val="00BF0128"/>
    <w:rsid w:val="00BF0226"/>
    <w:rsid w:val="00BF111B"/>
    <w:rsid w:val="00BF2519"/>
    <w:rsid w:val="00BF2D7A"/>
    <w:rsid w:val="00BF2F6F"/>
    <w:rsid w:val="00BF3D25"/>
    <w:rsid w:val="00BF3EFB"/>
    <w:rsid w:val="00BF408D"/>
    <w:rsid w:val="00BF416C"/>
    <w:rsid w:val="00BF42BE"/>
    <w:rsid w:val="00BF4B97"/>
    <w:rsid w:val="00BF4C6F"/>
    <w:rsid w:val="00BF5AFB"/>
    <w:rsid w:val="00BF5C3F"/>
    <w:rsid w:val="00BF65AC"/>
    <w:rsid w:val="00BF7D07"/>
    <w:rsid w:val="00BF7F4D"/>
    <w:rsid w:val="00C00031"/>
    <w:rsid w:val="00C00A47"/>
    <w:rsid w:val="00C00B4D"/>
    <w:rsid w:val="00C00D67"/>
    <w:rsid w:val="00C00F54"/>
    <w:rsid w:val="00C0144E"/>
    <w:rsid w:val="00C017E9"/>
    <w:rsid w:val="00C01978"/>
    <w:rsid w:val="00C023C3"/>
    <w:rsid w:val="00C0247E"/>
    <w:rsid w:val="00C0405D"/>
    <w:rsid w:val="00C044EF"/>
    <w:rsid w:val="00C0546C"/>
    <w:rsid w:val="00C07218"/>
    <w:rsid w:val="00C07430"/>
    <w:rsid w:val="00C07707"/>
    <w:rsid w:val="00C07ACB"/>
    <w:rsid w:val="00C1003A"/>
    <w:rsid w:val="00C10FDB"/>
    <w:rsid w:val="00C11645"/>
    <w:rsid w:val="00C119A3"/>
    <w:rsid w:val="00C12007"/>
    <w:rsid w:val="00C150F5"/>
    <w:rsid w:val="00C15CDC"/>
    <w:rsid w:val="00C164E3"/>
    <w:rsid w:val="00C16B52"/>
    <w:rsid w:val="00C16C6B"/>
    <w:rsid w:val="00C16D1E"/>
    <w:rsid w:val="00C17222"/>
    <w:rsid w:val="00C17390"/>
    <w:rsid w:val="00C177B3"/>
    <w:rsid w:val="00C2049C"/>
    <w:rsid w:val="00C20F10"/>
    <w:rsid w:val="00C210B5"/>
    <w:rsid w:val="00C21335"/>
    <w:rsid w:val="00C21ECA"/>
    <w:rsid w:val="00C22570"/>
    <w:rsid w:val="00C227D1"/>
    <w:rsid w:val="00C230C2"/>
    <w:rsid w:val="00C23BC5"/>
    <w:rsid w:val="00C2403F"/>
    <w:rsid w:val="00C2448E"/>
    <w:rsid w:val="00C25D6F"/>
    <w:rsid w:val="00C25D90"/>
    <w:rsid w:val="00C2610D"/>
    <w:rsid w:val="00C26178"/>
    <w:rsid w:val="00C264BD"/>
    <w:rsid w:val="00C26D68"/>
    <w:rsid w:val="00C26F88"/>
    <w:rsid w:val="00C27274"/>
    <w:rsid w:val="00C27424"/>
    <w:rsid w:val="00C2770C"/>
    <w:rsid w:val="00C2798C"/>
    <w:rsid w:val="00C27E2F"/>
    <w:rsid w:val="00C27FD9"/>
    <w:rsid w:val="00C312F9"/>
    <w:rsid w:val="00C3161A"/>
    <w:rsid w:val="00C31AD0"/>
    <w:rsid w:val="00C31D42"/>
    <w:rsid w:val="00C3235C"/>
    <w:rsid w:val="00C33159"/>
    <w:rsid w:val="00C3320B"/>
    <w:rsid w:val="00C33418"/>
    <w:rsid w:val="00C3409E"/>
    <w:rsid w:val="00C34571"/>
    <w:rsid w:val="00C353E9"/>
    <w:rsid w:val="00C354E4"/>
    <w:rsid w:val="00C358CF"/>
    <w:rsid w:val="00C35C39"/>
    <w:rsid w:val="00C35DF6"/>
    <w:rsid w:val="00C36CAC"/>
    <w:rsid w:val="00C36F7B"/>
    <w:rsid w:val="00C37999"/>
    <w:rsid w:val="00C37C8A"/>
    <w:rsid w:val="00C4052E"/>
    <w:rsid w:val="00C406B4"/>
    <w:rsid w:val="00C40E05"/>
    <w:rsid w:val="00C41037"/>
    <w:rsid w:val="00C4115E"/>
    <w:rsid w:val="00C41C69"/>
    <w:rsid w:val="00C41CE0"/>
    <w:rsid w:val="00C42473"/>
    <w:rsid w:val="00C42547"/>
    <w:rsid w:val="00C42D14"/>
    <w:rsid w:val="00C42EAD"/>
    <w:rsid w:val="00C43246"/>
    <w:rsid w:val="00C4388E"/>
    <w:rsid w:val="00C4391E"/>
    <w:rsid w:val="00C43C39"/>
    <w:rsid w:val="00C43E21"/>
    <w:rsid w:val="00C443D2"/>
    <w:rsid w:val="00C44A34"/>
    <w:rsid w:val="00C44CCC"/>
    <w:rsid w:val="00C461BB"/>
    <w:rsid w:val="00C462A7"/>
    <w:rsid w:val="00C463E1"/>
    <w:rsid w:val="00C464A4"/>
    <w:rsid w:val="00C469C3"/>
    <w:rsid w:val="00C47C31"/>
    <w:rsid w:val="00C507D5"/>
    <w:rsid w:val="00C50F3A"/>
    <w:rsid w:val="00C5225A"/>
    <w:rsid w:val="00C5270D"/>
    <w:rsid w:val="00C52E5B"/>
    <w:rsid w:val="00C531D1"/>
    <w:rsid w:val="00C53333"/>
    <w:rsid w:val="00C53343"/>
    <w:rsid w:val="00C533EE"/>
    <w:rsid w:val="00C53D05"/>
    <w:rsid w:val="00C54789"/>
    <w:rsid w:val="00C54A4B"/>
    <w:rsid w:val="00C54F37"/>
    <w:rsid w:val="00C5503F"/>
    <w:rsid w:val="00C5573A"/>
    <w:rsid w:val="00C55F5E"/>
    <w:rsid w:val="00C56153"/>
    <w:rsid w:val="00C5641C"/>
    <w:rsid w:val="00C56E3F"/>
    <w:rsid w:val="00C571BA"/>
    <w:rsid w:val="00C5760A"/>
    <w:rsid w:val="00C57B0F"/>
    <w:rsid w:val="00C60632"/>
    <w:rsid w:val="00C60730"/>
    <w:rsid w:val="00C6075B"/>
    <w:rsid w:val="00C61936"/>
    <w:rsid w:val="00C62287"/>
    <w:rsid w:val="00C62AED"/>
    <w:rsid w:val="00C630DC"/>
    <w:rsid w:val="00C63438"/>
    <w:rsid w:val="00C63504"/>
    <w:rsid w:val="00C64E27"/>
    <w:rsid w:val="00C656F0"/>
    <w:rsid w:val="00C65A35"/>
    <w:rsid w:val="00C65D26"/>
    <w:rsid w:val="00C65DF8"/>
    <w:rsid w:val="00C66262"/>
    <w:rsid w:val="00C66F60"/>
    <w:rsid w:val="00C673AF"/>
    <w:rsid w:val="00C676E8"/>
    <w:rsid w:val="00C679AC"/>
    <w:rsid w:val="00C67BE6"/>
    <w:rsid w:val="00C70190"/>
    <w:rsid w:val="00C707CE"/>
    <w:rsid w:val="00C70A0F"/>
    <w:rsid w:val="00C70A63"/>
    <w:rsid w:val="00C70F90"/>
    <w:rsid w:val="00C71E65"/>
    <w:rsid w:val="00C7288D"/>
    <w:rsid w:val="00C7294B"/>
    <w:rsid w:val="00C72D66"/>
    <w:rsid w:val="00C73948"/>
    <w:rsid w:val="00C73C25"/>
    <w:rsid w:val="00C747E7"/>
    <w:rsid w:val="00C74864"/>
    <w:rsid w:val="00C748E8"/>
    <w:rsid w:val="00C74D27"/>
    <w:rsid w:val="00C75074"/>
    <w:rsid w:val="00C7573B"/>
    <w:rsid w:val="00C75D8C"/>
    <w:rsid w:val="00C75D9F"/>
    <w:rsid w:val="00C75ED7"/>
    <w:rsid w:val="00C76138"/>
    <w:rsid w:val="00C76293"/>
    <w:rsid w:val="00C7631D"/>
    <w:rsid w:val="00C76335"/>
    <w:rsid w:val="00C76F44"/>
    <w:rsid w:val="00C80405"/>
    <w:rsid w:val="00C80B92"/>
    <w:rsid w:val="00C80D21"/>
    <w:rsid w:val="00C818EB"/>
    <w:rsid w:val="00C81E2E"/>
    <w:rsid w:val="00C82441"/>
    <w:rsid w:val="00C8276F"/>
    <w:rsid w:val="00C829B9"/>
    <w:rsid w:val="00C82AF1"/>
    <w:rsid w:val="00C83084"/>
    <w:rsid w:val="00C834B0"/>
    <w:rsid w:val="00C83C77"/>
    <w:rsid w:val="00C83C90"/>
    <w:rsid w:val="00C84B85"/>
    <w:rsid w:val="00C8513A"/>
    <w:rsid w:val="00C85154"/>
    <w:rsid w:val="00C85922"/>
    <w:rsid w:val="00C85D40"/>
    <w:rsid w:val="00C8601C"/>
    <w:rsid w:val="00C86188"/>
    <w:rsid w:val="00C86229"/>
    <w:rsid w:val="00C8709C"/>
    <w:rsid w:val="00C87535"/>
    <w:rsid w:val="00C8755B"/>
    <w:rsid w:val="00C87C83"/>
    <w:rsid w:val="00C9023F"/>
    <w:rsid w:val="00C9072D"/>
    <w:rsid w:val="00C909C8"/>
    <w:rsid w:val="00C909D8"/>
    <w:rsid w:val="00C90E7D"/>
    <w:rsid w:val="00C910F7"/>
    <w:rsid w:val="00C9151B"/>
    <w:rsid w:val="00C91530"/>
    <w:rsid w:val="00C920A5"/>
    <w:rsid w:val="00C924B8"/>
    <w:rsid w:val="00C937AA"/>
    <w:rsid w:val="00C93C67"/>
    <w:rsid w:val="00C943A2"/>
    <w:rsid w:val="00C94442"/>
    <w:rsid w:val="00C94D86"/>
    <w:rsid w:val="00C9533C"/>
    <w:rsid w:val="00C961EC"/>
    <w:rsid w:val="00C964D7"/>
    <w:rsid w:val="00C96B35"/>
    <w:rsid w:val="00C974B8"/>
    <w:rsid w:val="00C97CCC"/>
    <w:rsid w:val="00C97D66"/>
    <w:rsid w:val="00CA0105"/>
    <w:rsid w:val="00CA0FAB"/>
    <w:rsid w:val="00CA14E6"/>
    <w:rsid w:val="00CA1C35"/>
    <w:rsid w:val="00CA22BC"/>
    <w:rsid w:val="00CA2339"/>
    <w:rsid w:val="00CA3B10"/>
    <w:rsid w:val="00CA3D30"/>
    <w:rsid w:val="00CA3FC6"/>
    <w:rsid w:val="00CA415A"/>
    <w:rsid w:val="00CA4B28"/>
    <w:rsid w:val="00CA4E3C"/>
    <w:rsid w:val="00CA513D"/>
    <w:rsid w:val="00CA53A8"/>
    <w:rsid w:val="00CA5C8E"/>
    <w:rsid w:val="00CA61E7"/>
    <w:rsid w:val="00CA67AA"/>
    <w:rsid w:val="00CA6F55"/>
    <w:rsid w:val="00CA7B59"/>
    <w:rsid w:val="00CB0421"/>
    <w:rsid w:val="00CB14D6"/>
    <w:rsid w:val="00CB15CB"/>
    <w:rsid w:val="00CB165C"/>
    <w:rsid w:val="00CB17CA"/>
    <w:rsid w:val="00CB1E0E"/>
    <w:rsid w:val="00CB22D9"/>
    <w:rsid w:val="00CB388A"/>
    <w:rsid w:val="00CB4694"/>
    <w:rsid w:val="00CB550B"/>
    <w:rsid w:val="00CB5934"/>
    <w:rsid w:val="00CB597A"/>
    <w:rsid w:val="00CB5CAC"/>
    <w:rsid w:val="00CB62BA"/>
    <w:rsid w:val="00CB6983"/>
    <w:rsid w:val="00CB7290"/>
    <w:rsid w:val="00CB73EF"/>
    <w:rsid w:val="00CC0A14"/>
    <w:rsid w:val="00CC0AB8"/>
    <w:rsid w:val="00CC0B09"/>
    <w:rsid w:val="00CC0CD4"/>
    <w:rsid w:val="00CC0D22"/>
    <w:rsid w:val="00CC11E3"/>
    <w:rsid w:val="00CC1351"/>
    <w:rsid w:val="00CC1BB4"/>
    <w:rsid w:val="00CC2047"/>
    <w:rsid w:val="00CC21DE"/>
    <w:rsid w:val="00CC2E7B"/>
    <w:rsid w:val="00CC3346"/>
    <w:rsid w:val="00CC379F"/>
    <w:rsid w:val="00CC39B7"/>
    <w:rsid w:val="00CC39C7"/>
    <w:rsid w:val="00CC4351"/>
    <w:rsid w:val="00CC46FB"/>
    <w:rsid w:val="00CC4C8D"/>
    <w:rsid w:val="00CC5052"/>
    <w:rsid w:val="00CC50FD"/>
    <w:rsid w:val="00CC54A7"/>
    <w:rsid w:val="00CC5A36"/>
    <w:rsid w:val="00CC5C43"/>
    <w:rsid w:val="00CC5DEC"/>
    <w:rsid w:val="00CC6429"/>
    <w:rsid w:val="00CC6487"/>
    <w:rsid w:val="00CC6567"/>
    <w:rsid w:val="00CC7000"/>
    <w:rsid w:val="00CC7700"/>
    <w:rsid w:val="00CD0837"/>
    <w:rsid w:val="00CD128A"/>
    <w:rsid w:val="00CD1A86"/>
    <w:rsid w:val="00CD1E40"/>
    <w:rsid w:val="00CD1FAB"/>
    <w:rsid w:val="00CD2366"/>
    <w:rsid w:val="00CD3294"/>
    <w:rsid w:val="00CD36B4"/>
    <w:rsid w:val="00CD36D8"/>
    <w:rsid w:val="00CD3FE0"/>
    <w:rsid w:val="00CD4D01"/>
    <w:rsid w:val="00CD5364"/>
    <w:rsid w:val="00CD56D6"/>
    <w:rsid w:val="00CD57A1"/>
    <w:rsid w:val="00CE034C"/>
    <w:rsid w:val="00CE063F"/>
    <w:rsid w:val="00CE0B41"/>
    <w:rsid w:val="00CE1CDA"/>
    <w:rsid w:val="00CE1ECE"/>
    <w:rsid w:val="00CE2578"/>
    <w:rsid w:val="00CE29A2"/>
    <w:rsid w:val="00CE4726"/>
    <w:rsid w:val="00CE4E0D"/>
    <w:rsid w:val="00CE50BE"/>
    <w:rsid w:val="00CE5260"/>
    <w:rsid w:val="00CE561C"/>
    <w:rsid w:val="00CE5A44"/>
    <w:rsid w:val="00CE6146"/>
    <w:rsid w:val="00CE6D65"/>
    <w:rsid w:val="00CE749C"/>
    <w:rsid w:val="00CF00D7"/>
    <w:rsid w:val="00CF050F"/>
    <w:rsid w:val="00CF0562"/>
    <w:rsid w:val="00CF06D6"/>
    <w:rsid w:val="00CF0976"/>
    <w:rsid w:val="00CF14A1"/>
    <w:rsid w:val="00CF1F9F"/>
    <w:rsid w:val="00CF28FB"/>
    <w:rsid w:val="00CF3272"/>
    <w:rsid w:val="00CF385A"/>
    <w:rsid w:val="00CF3942"/>
    <w:rsid w:val="00CF3C42"/>
    <w:rsid w:val="00CF4567"/>
    <w:rsid w:val="00CF4622"/>
    <w:rsid w:val="00CF50FD"/>
    <w:rsid w:val="00CF5106"/>
    <w:rsid w:val="00CF5146"/>
    <w:rsid w:val="00CF5AAF"/>
    <w:rsid w:val="00CF689C"/>
    <w:rsid w:val="00CF6E60"/>
    <w:rsid w:val="00CF7493"/>
    <w:rsid w:val="00CF7E2A"/>
    <w:rsid w:val="00D000C1"/>
    <w:rsid w:val="00D00C64"/>
    <w:rsid w:val="00D01702"/>
    <w:rsid w:val="00D01742"/>
    <w:rsid w:val="00D02EBD"/>
    <w:rsid w:val="00D03DD1"/>
    <w:rsid w:val="00D03F85"/>
    <w:rsid w:val="00D047D6"/>
    <w:rsid w:val="00D052B2"/>
    <w:rsid w:val="00D06D71"/>
    <w:rsid w:val="00D07209"/>
    <w:rsid w:val="00D0764F"/>
    <w:rsid w:val="00D07EC3"/>
    <w:rsid w:val="00D11E58"/>
    <w:rsid w:val="00D11FBF"/>
    <w:rsid w:val="00D126D3"/>
    <w:rsid w:val="00D12D7B"/>
    <w:rsid w:val="00D13075"/>
    <w:rsid w:val="00D13684"/>
    <w:rsid w:val="00D13EB0"/>
    <w:rsid w:val="00D14196"/>
    <w:rsid w:val="00D146C2"/>
    <w:rsid w:val="00D1472B"/>
    <w:rsid w:val="00D14AA1"/>
    <w:rsid w:val="00D160CD"/>
    <w:rsid w:val="00D16748"/>
    <w:rsid w:val="00D171C3"/>
    <w:rsid w:val="00D1730F"/>
    <w:rsid w:val="00D175B8"/>
    <w:rsid w:val="00D1779E"/>
    <w:rsid w:val="00D203A3"/>
    <w:rsid w:val="00D203BD"/>
    <w:rsid w:val="00D20BB9"/>
    <w:rsid w:val="00D20EB3"/>
    <w:rsid w:val="00D211A1"/>
    <w:rsid w:val="00D216D2"/>
    <w:rsid w:val="00D22790"/>
    <w:rsid w:val="00D229A7"/>
    <w:rsid w:val="00D232E5"/>
    <w:rsid w:val="00D239A0"/>
    <w:rsid w:val="00D239CC"/>
    <w:rsid w:val="00D24504"/>
    <w:rsid w:val="00D24F03"/>
    <w:rsid w:val="00D24F38"/>
    <w:rsid w:val="00D258BF"/>
    <w:rsid w:val="00D264C0"/>
    <w:rsid w:val="00D264FB"/>
    <w:rsid w:val="00D26FA3"/>
    <w:rsid w:val="00D2713D"/>
    <w:rsid w:val="00D272DB"/>
    <w:rsid w:val="00D276B5"/>
    <w:rsid w:val="00D27E27"/>
    <w:rsid w:val="00D30271"/>
    <w:rsid w:val="00D30520"/>
    <w:rsid w:val="00D30DE4"/>
    <w:rsid w:val="00D312EC"/>
    <w:rsid w:val="00D32255"/>
    <w:rsid w:val="00D32277"/>
    <w:rsid w:val="00D327A9"/>
    <w:rsid w:val="00D32A06"/>
    <w:rsid w:val="00D33117"/>
    <w:rsid w:val="00D33441"/>
    <w:rsid w:val="00D3352B"/>
    <w:rsid w:val="00D33B66"/>
    <w:rsid w:val="00D34449"/>
    <w:rsid w:val="00D362AA"/>
    <w:rsid w:val="00D369ED"/>
    <w:rsid w:val="00D36DC6"/>
    <w:rsid w:val="00D374F0"/>
    <w:rsid w:val="00D378BD"/>
    <w:rsid w:val="00D40B3C"/>
    <w:rsid w:val="00D40C74"/>
    <w:rsid w:val="00D40F14"/>
    <w:rsid w:val="00D4113B"/>
    <w:rsid w:val="00D41842"/>
    <w:rsid w:val="00D418DA"/>
    <w:rsid w:val="00D41E17"/>
    <w:rsid w:val="00D41EEA"/>
    <w:rsid w:val="00D41EFA"/>
    <w:rsid w:val="00D427A1"/>
    <w:rsid w:val="00D43042"/>
    <w:rsid w:val="00D44340"/>
    <w:rsid w:val="00D44BB2"/>
    <w:rsid w:val="00D44EFF"/>
    <w:rsid w:val="00D46194"/>
    <w:rsid w:val="00D46C33"/>
    <w:rsid w:val="00D47CAE"/>
    <w:rsid w:val="00D50838"/>
    <w:rsid w:val="00D50B89"/>
    <w:rsid w:val="00D50CDB"/>
    <w:rsid w:val="00D50E7C"/>
    <w:rsid w:val="00D50F81"/>
    <w:rsid w:val="00D51092"/>
    <w:rsid w:val="00D510FC"/>
    <w:rsid w:val="00D512E6"/>
    <w:rsid w:val="00D51AE6"/>
    <w:rsid w:val="00D51C8F"/>
    <w:rsid w:val="00D51EC3"/>
    <w:rsid w:val="00D52738"/>
    <w:rsid w:val="00D536BB"/>
    <w:rsid w:val="00D536E9"/>
    <w:rsid w:val="00D542E4"/>
    <w:rsid w:val="00D544D5"/>
    <w:rsid w:val="00D54775"/>
    <w:rsid w:val="00D54816"/>
    <w:rsid w:val="00D54CFD"/>
    <w:rsid w:val="00D54F94"/>
    <w:rsid w:val="00D5508B"/>
    <w:rsid w:val="00D5541B"/>
    <w:rsid w:val="00D55516"/>
    <w:rsid w:val="00D558D7"/>
    <w:rsid w:val="00D55EA6"/>
    <w:rsid w:val="00D562CE"/>
    <w:rsid w:val="00D565AE"/>
    <w:rsid w:val="00D5665D"/>
    <w:rsid w:val="00D56B42"/>
    <w:rsid w:val="00D56D5A"/>
    <w:rsid w:val="00D5767C"/>
    <w:rsid w:val="00D57732"/>
    <w:rsid w:val="00D602B1"/>
    <w:rsid w:val="00D603D2"/>
    <w:rsid w:val="00D60DE9"/>
    <w:rsid w:val="00D61C78"/>
    <w:rsid w:val="00D61CB9"/>
    <w:rsid w:val="00D623FD"/>
    <w:rsid w:val="00D62FE3"/>
    <w:rsid w:val="00D64DDE"/>
    <w:rsid w:val="00D65255"/>
    <w:rsid w:val="00D6552D"/>
    <w:rsid w:val="00D65C2A"/>
    <w:rsid w:val="00D65CFD"/>
    <w:rsid w:val="00D66562"/>
    <w:rsid w:val="00D665C5"/>
    <w:rsid w:val="00D70437"/>
    <w:rsid w:val="00D7058D"/>
    <w:rsid w:val="00D70819"/>
    <w:rsid w:val="00D70F33"/>
    <w:rsid w:val="00D715FE"/>
    <w:rsid w:val="00D72052"/>
    <w:rsid w:val="00D7283E"/>
    <w:rsid w:val="00D740BA"/>
    <w:rsid w:val="00D74315"/>
    <w:rsid w:val="00D7507A"/>
    <w:rsid w:val="00D750AF"/>
    <w:rsid w:val="00D75889"/>
    <w:rsid w:val="00D75C09"/>
    <w:rsid w:val="00D76087"/>
    <w:rsid w:val="00D764AE"/>
    <w:rsid w:val="00D769ED"/>
    <w:rsid w:val="00D76BF2"/>
    <w:rsid w:val="00D76D64"/>
    <w:rsid w:val="00D77756"/>
    <w:rsid w:val="00D802D7"/>
    <w:rsid w:val="00D806AA"/>
    <w:rsid w:val="00D80978"/>
    <w:rsid w:val="00D8140F"/>
    <w:rsid w:val="00D81481"/>
    <w:rsid w:val="00D82DF5"/>
    <w:rsid w:val="00D83181"/>
    <w:rsid w:val="00D83694"/>
    <w:rsid w:val="00D84678"/>
    <w:rsid w:val="00D84684"/>
    <w:rsid w:val="00D8479C"/>
    <w:rsid w:val="00D857CD"/>
    <w:rsid w:val="00D86461"/>
    <w:rsid w:val="00D86859"/>
    <w:rsid w:val="00D86FB3"/>
    <w:rsid w:val="00D876B1"/>
    <w:rsid w:val="00D87A88"/>
    <w:rsid w:val="00D87EBE"/>
    <w:rsid w:val="00D90113"/>
    <w:rsid w:val="00D9048C"/>
    <w:rsid w:val="00D9078E"/>
    <w:rsid w:val="00D90ABE"/>
    <w:rsid w:val="00D90CAD"/>
    <w:rsid w:val="00D90D64"/>
    <w:rsid w:val="00D90D68"/>
    <w:rsid w:val="00D91047"/>
    <w:rsid w:val="00D916BB"/>
    <w:rsid w:val="00D91E02"/>
    <w:rsid w:val="00D92075"/>
    <w:rsid w:val="00D92772"/>
    <w:rsid w:val="00D932B6"/>
    <w:rsid w:val="00D933BF"/>
    <w:rsid w:val="00D9348E"/>
    <w:rsid w:val="00D9441C"/>
    <w:rsid w:val="00D94601"/>
    <w:rsid w:val="00D94E6E"/>
    <w:rsid w:val="00D950C4"/>
    <w:rsid w:val="00D9719C"/>
    <w:rsid w:val="00D97F39"/>
    <w:rsid w:val="00DA08F1"/>
    <w:rsid w:val="00DA09ED"/>
    <w:rsid w:val="00DA10F2"/>
    <w:rsid w:val="00DA13B5"/>
    <w:rsid w:val="00DA1A76"/>
    <w:rsid w:val="00DA1BFB"/>
    <w:rsid w:val="00DA1E52"/>
    <w:rsid w:val="00DA22DF"/>
    <w:rsid w:val="00DA27A7"/>
    <w:rsid w:val="00DA3B01"/>
    <w:rsid w:val="00DA40CA"/>
    <w:rsid w:val="00DA6D93"/>
    <w:rsid w:val="00DA72C6"/>
    <w:rsid w:val="00DA76C4"/>
    <w:rsid w:val="00DB0D11"/>
    <w:rsid w:val="00DB1753"/>
    <w:rsid w:val="00DB1A0C"/>
    <w:rsid w:val="00DB1A75"/>
    <w:rsid w:val="00DB1EE2"/>
    <w:rsid w:val="00DB2779"/>
    <w:rsid w:val="00DB3018"/>
    <w:rsid w:val="00DB341F"/>
    <w:rsid w:val="00DB3451"/>
    <w:rsid w:val="00DB3952"/>
    <w:rsid w:val="00DB3C1B"/>
    <w:rsid w:val="00DB3C49"/>
    <w:rsid w:val="00DB3D33"/>
    <w:rsid w:val="00DB3D79"/>
    <w:rsid w:val="00DB4B80"/>
    <w:rsid w:val="00DB504A"/>
    <w:rsid w:val="00DB554A"/>
    <w:rsid w:val="00DB566A"/>
    <w:rsid w:val="00DB58BC"/>
    <w:rsid w:val="00DB5E2D"/>
    <w:rsid w:val="00DB79AA"/>
    <w:rsid w:val="00DB7B7F"/>
    <w:rsid w:val="00DC0618"/>
    <w:rsid w:val="00DC07A1"/>
    <w:rsid w:val="00DC0B6C"/>
    <w:rsid w:val="00DC1170"/>
    <w:rsid w:val="00DC135B"/>
    <w:rsid w:val="00DC163C"/>
    <w:rsid w:val="00DC1798"/>
    <w:rsid w:val="00DC19C2"/>
    <w:rsid w:val="00DC2D06"/>
    <w:rsid w:val="00DC2DD7"/>
    <w:rsid w:val="00DC3159"/>
    <w:rsid w:val="00DC3514"/>
    <w:rsid w:val="00DC4374"/>
    <w:rsid w:val="00DC4990"/>
    <w:rsid w:val="00DC4D6B"/>
    <w:rsid w:val="00DC57FB"/>
    <w:rsid w:val="00DC6158"/>
    <w:rsid w:val="00DC62B5"/>
    <w:rsid w:val="00DC6D21"/>
    <w:rsid w:val="00DC77B0"/>
    <w:rsid w:val="00DC7A38"/>
    <w:rsid w:val="00DC7F50"/>
    <w:rsid w:val="00DD0443"/>
    <w:rsid w:val="00DD0796"/>
    <w:rsid w:val="00DD1777"/>
    <w:rsid w:val="00DD1823"/>
    <w:rsid w:val="00DD1917"/>
    <w:rsid w:val="00DD202F"/>
    <w:rsid w:val="00DD2658"/>
    <w:rsid w:val="00DD2896"/>
    <w:rsid w:val="00DD29DA"/>
    <w:rsid w:val="00DD2B52"/>
    <w:rsid w:val="00DD334E"/>
    <w:rsid w:val="00DD3BB0"/>
    <w:rsid w:val="00DD428E"/>
    <w:rsid w:val="00DD4ECD"/>
    <w:rsid w:val="00DD4F16"/>
    <w:rsid w:val="00DD5FDE"/>
    <w:rsid w:val="00DD60C3"/>
    <w:rsid w:val="00DD621D"/>
    <w:rsid w:val="00DD687C"/>
    <w:rsid w:val="00DD7385"/>
    <w:rsid w:val="00DE0DE5"/>
    <w:rsid w:val="00DE1E27"/>
    <w:rsid w:val="00DE1FF6"/>
    <w:rsid w:val="00DE2C68"/>
    <w:rsid w:val="00DE3F96"/>
    <w:rsid w:val="00DE42C8"/>
    <w:rsid w:val="00DE42D0"/>
    <w:rsid w:val="00DE51AD"/>
    <w:rsid w:val="00DE5325"/>
    <w:rsid w:val="00DE53BB"/>
    <w:rsid w:val="00DE5477"/>
    <w:rsid w:val="00DE6060"/>
    <w:rsid w:val="00DE6301"/>
    <w:rsid w:val="00DE686D"/>
    <w:rsid w:val="00DE68C9"/>
    <w:rsid w:val="00DE69B3"/>
    <w:rsid w:val="00DE69ED"/>
    <w:rsid w:val="00DE74D3"/>
    <w:rsid w:val="00DE78AD"/>
    <w:rsid w:val="00DE7AD1"/>
    <w:rsid w:val="00DF03DF"/>
    <w:rsid w:val="00DF10F4"/>
    <w:rsid w:val="00DF151B"/>
    <w:rsid w:val="00DF2144"/>
    <w:rsid w:val="00DF29E4"/>
    <w:rsid w:val="00DF3795"/>
    <w:rsid w:val="00DF3D00"/>
    <w:rsid w:val="00DF4BD8"/>
    <w:rsid w:val="00DF4D99"/>
    <w:rsid w:val="00DF54D2"/>
    <w:rsid w:val="00DF5E79"/>
    <w:rsid w:val="00DF6857"/>
    <w:rsid w:val="00DF6BBF"/>
    <w:rsid w:val="00DF6E30"/>
    <w:rsid w:val="00DF73D4"/>
    <w:rsid w:val="00DF76F5"/>
    <w:rsid w:val="00DF7A40"/>
    <w:rsid w:val="00DF7D05"/>
    <w:rsid w:val="00E000AF"/>
    <w:rsid w:val="00E01F46"/>
    <w:rsid w:val="00E02520"/>
    <w:rsid w:val="00E02604"/>
    <w:rsid w:val="00E030C1"/>
    <w:rsid w:val="00E03926"/>
    <w:rsid w:val="00E03B6D"/>
    <w:rsid w:val="00E04092"/>
    <w:rsid w:val="00E04360"/>
    <w:rsid w:val="00E04D77"/>
    <w:rsid w:val="00E04F7A"/>
    <w:rsid w:val="00E05197"/>
    <w:rsid w:val="00E05D15"/>
    <w:rsid w:val="00E06E8B"/>
    <w:rsid w:val="00E07600"/>
    <w:rsid w:val="00E07721"/>
    <w:rsid w:val="00E07807"/>
    <w:rsid w:val="00E07D08"/>
    <w:rsid w:val="00E07D48"/>
    <w:rsid w:val="00E07E0D"/>
    <w:rsid w:val="00E07EE4"/>
    <w:rsid w:val="00E10AFF"/>
    <w:rsid w:val="00E11035"/>
    <w:rsid w:val="00E11926"/>
    <w:rsid w:val="00E11955"/>
    <w:rsid w:val="00E1281D"/>
    <w:rsid w:val="00E12C01"/>
    <w:rsid w:val="00E13F4F"/>
    <w:rsid w:val="00E14CEE"/>
    <w:rsid w:val="00E14F0B"/>
    <w:rsid w:val="00E14F50"/>
    <w:rsid w:val="00E152CE"/>
    <w:rsid w:val="00E15E72"/>
    <w:rsid w:val="00E17226"/>
    <w:rsid w:val="00E1778C"/>
    <w:rsid w:val="00E2007F"/>
    <w:rsid w:val="00E20429"/>
    <w:rsid w:val="00E207CD"/>
    <w:rsid w:val="00E20971"/>
    <w:rsid w:val="00E21135"/>
    <w:rsid w:val="00E21369"/>
    <w:rsid w:val="00E2142C"/>
    <w:rsid w:val="00E2152F"/>
    <w:rsid w:val="00E21664"/>
    <w:rsid w:val="00E216FB"/>
    <w:rsid w:val="00E21F9C"/>
    <w:rsid w:val="00E22125"/>
    <w:rsid w:val="00E225E7"/>
    <w:rsid w:val="00E22EE4"/>
    <w:rsid w:val="00E235E9"/>
    <w:rsid w:val="00E237AA"/>
    <w:rsid w:val="00E23EF7"/>
    <w:rsid w:val="00E2449D"/>
    <w:rsid w:val="00E247CF"/>
    <w:rsid w:val="00E250ED"/>
    <w:rsid w:val="00E2536F"/>
    <w:rsid w:val="00E258F8"/>
    <w:rsid w:val="00E265DE"/>
    <w:rsid w:val="00E266E4"/>
    <w:rsid w:val="00E26932"/>
    <w:rsid w:val="00E26C3B"/>
    <w:rsid w:val="00E26D60"/>
    <w:rsid w:val="00E27B34"/>
    <w:rsid w:val="00E307CD"/>
    <w:rsid w:val="00E30ABB"/>
    <w:rsid w:val="00E30D34"/>
    <w:rsid w:val="00E314A9"/>
    <w:rsid w:val="00E314C7"/>
    <w:rsid w:val="00E31A2E"/>
    <w:rsid w:val="00E31A78"/>
    <w:rsid w:val="00E31FC5"/>
    <w:rsid w:val="00E320FF"/>
    <w:rsid w:val="00E32FAB"/>
    <w:rsid w:val="00E330D7"/>
    <w:rsid w:val="00E33C2F"/>
    <w:rsid w:val="00E33DAD"/>
    <w:rsid w:val="00E344DD"/>
    <w:rsid w:val="00E348D6"/>
    <w:rsid w:val="00E34B37"/>
    <w:rsid w:val="00E34E9E"/>
    <w:rsid w:val="00E352A2"/>
    <w:rsid w:val="00E354DA"/>
    <w:rsid w:val="00E35695"/>
    <w:rsid w:val="00E35E62"/>
    <w:rsid w:val="00E370BB"/>
    <w:rsid w:val="00E37D3B"/>
    <w:rsid w:val="00E403B8"/>
    <w:rsid w:val="00E40D1C"/>
    <w:rsid w:val="00E4102F"/>
    <w:rsid w:val="00E41719"/>
    <w:rsid w:val="00E41C76"/>
    <w:rsid w:val="00E421B7"/>
    <w:rsid w:val="00E43343"/>
    <w:rsid w:val="00E43D0B"/>
    <w:rsid w:val="00E447D4"/>
    <w:rsid w:val="00E45056"/>
    <w:rsid w:val="00E45321"/>
    <w:rsid w:val="00E45400"/>
    <w:rsid w:val="00E463BA"/>
    <w:rsid w:val="00E464BC"/>
    <w:rsid w:val="00E464CE"/>
    <w:rsid w:val="00E46617"/>
    <w:rsid w:val="00E46764"/>
    <w:rsid w:val="00E46ADD"/>
    <w:rsid w:val="00E46B3B"/>
    <w:rsid w:val="00E46F41"/>
    <w:rsid w:val="00E47270"/>
    <w:rsid w:val="00E4759C"/>
    <w:rsid w:val="00E47FCB"/>
    <w:rsid w:val="00E507D1"/>
    <w:rsid w:val="00E50BDF"/>
    <w:rsid w:val="00E51617"/>
    <w:rsid w:val="00E51734"/>
    <w:rsid w:val="00E51982"/>
    <w:rsid w:val="00E51C84"/>
    <w:rsid w:val="00E5263D"/>
    <w:rsid w:val="00E5321D"/>
    <w:rsid w:val="00E534FE"/>
    <w:rsid w:val="00E53603"/>
    <w:rsid w:val="00E53A68"/>
    <w:rsid w:val="00E53AC0"/>
    <w:rsid w:val="00E53BE1"/>
    <w:rsid w:val="00E541C0"/>
    <w:rsid w:val="00E55065"/>
    <w:rsid w:val="00E55371"/>
    <w:rsid w:val="00E55596"/>
    <w:rsid w:val="00E56305"/>
    <w:rsid w:val="00E5698F"/>
    <w:rsid w:val="00E56A00"/>
    <w:rsid w:val="00E56E76"/>
    <w:rsid w:val="00E574D5"/>
    <w:rsid w:val="00E57505"/>
    <w:rsid w:val="00E57A02"/>
    <w:rsid w:val="00E60DC3"/>
    <w:rsid w:val="00E62094"/>
    <w:rsid w:val="00E62275"/>
    <w:rsid w:val="00E623F4"/>
    <w:rsid w:val="00E6250E"/>
    <w:rsid w:val="00E6266B"/>
    <w:rsid w:val="00E62771"/>
    <w:rsid w:val="00E628A5"/>
    <w:rsid w:val="00E6295C"/>
    <w:rsid w:val="00E62CC9"/>
    <w:rsid w:val="00E635E0"/>
    <w:rsid w:val="00E63CDD"/>
    <w:rsid w:val="00E64383"/>
    <w:rsid w:val="00E6498C"/>
    <w:rsid w:val="00E65023"/>
    <w:rsid w:val="00E6535E"/>
    <w:rsid w:val="00E654C2"/>
    <w:rsid w:val="00E6559B"/>
    <w:rsid w:val="00E65B48"/>
    <w:rsid w:val="00E65C86"/>
    <w:rsid w:val="00E663F2"/>
    <w:rsid w:val="00E66609"/>
    <w:rsid w:val="00E7070F"/>
    <w:rsid w:val="00E70C12"/>
    <w:rsid w:val="00E7158E"/>
    <w:rsid w:val="00E71AC6"/>
    <w:rsid w:val="00E71FE5"/>
    <w:rsid w:val="00E727B6"/>
    <w:rsid w:val="00E72B07"/>
    <w:rsid w:val="00E72E4B"/>
    <w:rsid w:val="00E732C2"/>
    <w:rsid w:val="00E73FB2"/>
    <w:rsid w:val="00E75117"/>
    <w:rsid w:val="00E757AD"/>
    <w:rsid w:val="00E76408"/>
    <w:rsid w:val="00E76A61"/>
    <w:rsid w:val="00E76C32"/>
    <w:rsid w:val="00E76E29"/>
    <w:rsid w:val="00E76FC6"/>
    <w:rsid w:val="00E77310"/>
    <w:rsid w:val="00E77352"/>
    <w:rsid w:val="00E77785"/>
    <w:rsid w:val="00E777B9"/>
    <w:rsid w:val="00E81392"/>
    <w:rsid w:val="00E81560"/>
    <w:rsid w:val="00E81A6F"/>
    <w:rsid w:val="00E81D83"/>
    <w:rsid w:val="00E81F31"/>
    <w:rsid w:val="00E82914"/>
    <w:rsid w:val="00E8296E"/>
    <w:rsid w:val="00E82C74"/>
    <w:rsid w:val="00E83230"/>
    <w:rsid w:val="00E83509"/>
    <w:rsid w:val="00E83D04"/>
    <w:rsid w:val="00E842ED"/>
    <w:rsid w:val="00E84CAD"/>
    <w:rsid w:val="00E857CA"/>
    <w:rsid w:val="00E85BE8"/>
    <w:rsid w:val="00E85DD6"/>
    <w:rsid w:val="00E86D80"/>
    <w:rsid w:val="00E86FB5"/>
    <w:rsid w:val="00E8722B"/>
    <w:rsid w:val="00E877AD"/>
    <w:rsid w:val="00E8787B"/>
    <w:rsid w:val="00E904BD"/>
    <w:rsid w:val="00E904BE"/>
    <w:rsid w:val="00E90B41"/>
    <w:rsid w:val="00E90BCE"/>
    <w:rsid w:val="00E9192D"/>
    <w:rsid w:val="00E91AE8"/>
    <w:rsid w:val="00E91E04"/>
    <w:rsid w:val="00E91F8F"/>
    <w:rsid w:val="00E920B8"/>
    <w:rsid w:val="00E927D6"/>
    <w:rsid w:val="00E92B61"/>
    <w:rsid w:val="00E92E4A"/>
    <w:rsid w:val="00E93317"/>
    <w:rsid w:val="00E936E7"/>
    <w:rsid w:val="00E9375E"/>
    <w:rsid w:val="00E93D0A"/>
    <w:rsid w:val="00E9409A"/>
    <w:rsid w:val="00E9472C"/>
    <w:rsid w:val="00E954AD"/>
    <w:rsid w:val="00E96476"/>
    <w:rsid w:val="00E96613"/>
    <w:rsid w:val="00E9789A"/>
    <w:rsid w:val="00E97A5C"/>
    <w:rsid w:val="00EA0169"/>
    <w:rsid w:val="00EA05D8"/>
    <w:rsid w:val="00EA21A6"/>
    <w:rsid w:val="00EA374F"/>
    <w:rsid w:val="00EA39F5"/>
    <w:rsid w:val="00EA3CCD"/>
    <w:rsid w:val="00EA423A"/>
    <w:rsid w:val="00EA4866"/>
    <w:rsid w:val="00EA4FF1"/>
    <w:rsid w:val="00EA66D7"/>
    <w:rsid w:val="00EA6D6E"/>
    <w:rsid w:val="00EA7A35"/>
    <w:rsid w:val="00EA7B7D"/>
    <w:rsid w:val="00EA7BBF"/>
    <w:rsid w:val="00EA7F96"/>
    <w:rsid w:val="00EB0D3E"/>
    <w:rsid w:val="00EB11D7"/>
    <w:rsid w:val="00EB1855"/>
    <w:rsid w:val="00EB1888"/>
    <w:rsid w:val="00EB18DE"/>
    <w:rsid w:val="00EB1CB2"/>
    <w:rsid w:val="00EB1F92"/>
    <w:rsid w:val="00EB24F5"/>
    <w:rsid w:val="00EB269D"/>
    <w:rsid w:val="00EB309D"/>
    <w:rsid w:val="00EB3CAB"/>
    <w:rsid w:val="00EB3F5E"/>
    <w:rsid w:val="00EB4C10"/>
    <w:rsid w:val="00EB5DD4"/>
    <w:rsid w:val="00EB643E"/>
    <w:rsid w:val="00EB6535"/>
    <w:rsid w:val="00EB6951"/>
    <w:rsid w:val="00EB730B"/>
    <w:rsid w:val="00EB757D"/>
    <w:rsid w:val="00EB799F"/>
    <w:rsid w:val="00EB7A65"/>
    <w:rsid w:val="00EC044F"/>
    <w:rsid w:val="00EC05A6"/>
    <w:rsid w:val="00EC0AA0"/>
    <w:rsid w:val="00EC160A"/>
    <w:rsid w:val="00EC1A38"/>
    <w:rsid w:val="00EC2547"/>
    <w:rsid w:val="00EC2741"/>
    <w:rsid w:val="00EC3B70"/>
    <w:rsid w:val="00EC3BCE"/>
    <w:rsid w:val="00EC3C6A"/>
    <w:rsid w:val="00EC3D0C"/>
    <w:rsid w:val="00EC40A9"/>
    <w:rsid w:val="00EC453E"/>
    <w:rsid w:val="00EC51FB"/>
    <w:rsid w:val="00EC65C7"/>
    <w:rsid w:val="00EC7155"/>
    <w:rsid w:val="00EC74F7"/>
    <w:rsid w:val="00EC7652"/>
    <w:rsid w:val="00EC7709"/>
    <w:rsid w:val="00ED010E"/>
    <w:rsid w:val="00ED0F01"/>
    <w:rsid w:val="00ED12A4"/>
    <w:rsid w:val="00ED18FF"/>
    <w:rsid w:val="00ED2957"/>
    <w:rsid w:val="00ED2A84"/>
    <w:rsid w:val="00ED351C"/>
    <w:rsid w:val="00ED4391"/>
    <w:rsid w:val="00ED4C78"/>
    <w:rsid w:val="00ED5042"/>
    <w:rsid w:val="00ED57F3"/>
    <w:rsid w:val="00ED5A5A"/>
    <w:rsid w:val="00ED5B6E"/>
    <w:rsid w:val="00ED6517"/>
    <w:rsid w:val="00ED682C"/>
    <w:rsid w:val="00ED73F9"/>
    <w:rsid w:val="00ED76E9"/>
    <w:rsid w:val="00ED7ADC"/>
    <w:rsid w:val="00EE0D0B"/>
    <w:rsid w:val="00EE1618"/>
    <w:rsid w:val="00EE1764"/>
    <w:rsid w:val="00EE19DC"/>
    <w:rsid w:val="00EE208F"/>
    <w:rsid w:val="00EE2622"/>
    <w:rsid w:val="00EE2BC2"/>
    <w:rsid w:val="00EE31EA"/>
    <w:rsid w:val="00EE3859"/>
    <w:rsid w:val="00EE3990"/>
    <w:rsid w:val="00EE3CBE"/>
    <w:rsid w:val="00EE3FD4"/>
    <w:rsid w:val="00EE4340"/>
    <w:rsid w:val="00EE4EC7"/>
    <w:rsid w:val="00EE5026"/>
    <w:rsid w:val="00EE502F"/>
    <w:rsid w:val="00EE52AE"/>
    <w:rsid w:val="00EE5BD2"/>
    <w:rsid w:val="00EE61D1"/>
    <w:rsid w:val="00EE66D5"/>
    <w:rsid w:val="00EE6D9D"/>
    <w:rsid w:val="00EE70F0"/>
    <w:rsid w:val="00EE7C1E"/>
    <w:rsid w:val="00EE7C39"/>
    <w:rsid w:val="00EF093D"/>
    <w:rsid w:val="00EF0F87"/>
    <w:rsid w:val="00EF194E"/>
    <w:rsid w:val="00EF1FDD"/>
    <w:rsid w:val="00EF212B"/>
    <w:rsid w:val="00EF2B0B"/>
    <w:rsid w:val="00EF2E2E"/>
    <w:rsid w:val="00EF375F"/>
    <w:rsid w:val="00EF3B0B"/>
    <w:rsid w:val="00EF3C9F"/>
    <w:rsid w:val="00EF4E6E"/>
    <w:rsid w:val="00EF6265"/>
    <w:rsid w:val="00EF70D9"/>
    <w:rsid w:val="00EF74C2"/>
    <w:rsid w:val="00F00A78"/>
    <w:rsid w:val="00F00E82"/>
    <w:rsid w:val="00F014FA"/>
    <w:rsid w:val="00F01570"/>
    <w:rsid w:val="00F015A8"/>
    <w:rsid w:val="00F018FE"/>
    <w:rsid w:val="00F01D4A"/>
    <w:rsid w:val="00F03578"/>
    <w:rsid w:val="00F04529"/>
    <w:rsid w:val="00F04F2E"/>
    <w:rsid w:val="00F04FF8"/>
    <w:rsid w:val="00F05287"/>
    <w:rsid w:val="00F05C06"/>
    <w:rsid w:val="00F05CB3"/>
    <w:rsid w:val="00F05FDC"/>
    <w:rsid w:val="00F06974"/>
    <w:rsid w:val="00F06A40"/>
    <w:rsid w:val="00F07440"/>
    <w:rsid w:val="00F074E3"/>
    <w:rsid w:val="00F10049"/>
    <w:rsid w:val="00F10907"/>
    <w:rsid w:val="00F11D93"/>
    <w:rsid w:val="00F1201C"/>
    <w:rsid w:val="00F12111"/>
    <w:rsid w:val="00F1225B"/>
    <w:rsid w:val="00F12459"/>
    <w:rsid w:val="00F12E4D"/>
    <w:rsid w:val="00F13024"/>
    <w:rsid w:val="00F132F7"/>
    <w:rsid w:val="00F13411"/>
    <w:rsid w:val="00F1344F"/>
    <w:rsid w:val="00F148A3"/>
    <w:rsid w:val="00F14AFE"/>
    <w:rsid w:val="00F14BA6"/>
    <w:rsid w:val="00F14CFE"/>
    <w:rsid w:val="00F152B6"/>
    <w:rsid w:val="00F15C42"/>
    <w:rsid w:val="00F16379"/>
    <w:rsid w:val="00F16851"/>
    <w:rsid w:val="00F168F3"/>
    <w:rsid w:val="00F17210"/>
    <w:rsid w:val="00F1734F"/>
    <w:rsid w:val="00F17351"/>
    <w:rsid w:val="00F174F7"/>
    <w:rsid w:val="00F17D5A"/>
    <w:rsid w:val="00F17DE5"/>
    <w:rsid w:val="00F209D4"/>
    <w:rsid w:val="00F210D3"/>
    <w:rsid w:val="00F21644"/>
    <w:rsid w:val="00F218AF"/>
    <w:rsid w:val="00F21D33"/>
    <w:rsid w:val="00F23122"/>
    <w:rsid w:val="00F238EF"/>
    <w:rsid w:val="00F23E51"/>
    <w:rsid w:val="00F244AE"/>
    <w:rsid w:val="00F250BC"/>
    <w:rsid w:val="00F25A5E"/>
    <w:rsid w:val="00F26159"/>
    <w:rsid w:val="00F2630E"/>
    <w:rsid w:val="00F26B24"/>
    <w:rsid w:val="00F27B24"/>
    <w:rsid w:val="00F300B6"/>
    <w:rsid w:val="00F3059A"/>
    <w:rsid w:val="00F308E3"/>
    <w:rsid w:val="00F30C49"/>
    <w:rsid w:val="00F316EF"/>
    <w:rsid w:val="00F3187E"/>
    <w:rsid w:val="00F31904"/>
    <w:rsid w:val="00F31C29"/>
    <w:rsid w:val="00F3208B"/>
    <w:rsid w:val="00F32DD5"/>
    <w:rsid w:val="00F332EE"/>
    <w:rsid w:val="00F33737"/>
    <w:rsid w:val="00F340F8"/>
    <w:rsid w:val="00F346F7"/>
    <w:rsid w:val="00F34CAE"/>
    <w:rsid w:val="00F34E5E"/>
    <w:rsid w:val="00F34FEF"/>
    <w:rsid w:val="00F35044"/>
    <w:rsid w:val="00F351C3"/>
    <w:rsid w:val="00F35244"/>
    <w:rsid w:val="00F355AD"/>
    <w:rsid w:val="00F3672C"/>
    <w:rsid w:val="00F36ED4"/>
    <w:rsid w:val="00F37510"/>
    <w:rsid w:val="00F37AFB"/>
    <w:rsid w:val="00F37BB9"/>
    <w:rsid w:val="00F37C5B"/>
    <w:rsid w:val="00F37E35"/>
    <w:rsid w:val="00F41403"/>
    <w:rsid w:val="00F415E4"/>
    <w:rsid w:val="00F419A3"/>
    <w:rsid w:val="00F41A13"/>
    <w:rsid w:val="00F41B1C"/>
    <w:rsid w:val="00F4220B"/>
    <w:rsid w:val="00F4299C"/>
    <w:rsid w:val="00F42AC7"/>
    <w:rsid w:val="00F42ACA"/>
    <w:rsid w:val="00F42CCE"/>
    <w:rsid w:val="00F42D47"/>
    <w:rsid w:val="00F43236"/>
    <w:rsid w:val="00F4365D"/>
    <w:rsid w:val="00F43663"/>
    <w:rsid w:val="00F439D6"/>
    <w:rsid w:val="00F44E5B"/>
    <w:rsid w:val="00F453B2"/>
    <w:rsid w:val="00F46029"/>
    <w:rsid w:val="00F46CFF"/>
    <w:rsid w:val="00F476A9"/>
    <w:rsid w:val="00F47775"/>
    <w:rsid w:val="00F47C76"/>
    <w:rsid w:val="00F50CC4"/>
    <w:rsid w:val="00F50E7E"/>
    <w:rsid w:val="00F50F9C"/>
    <w:rsid w:val="00F51211"/>
    <w:rsid w:val="00F52989"/>
    <w:rsid w:val="00F53D9D"/>
    <w:rsid w:val="00F548F3"/>
    <w:rsid w:val="00F55F7D"/>
    <w:rsid w:val="00F56218"/>
    <w:rsid w:val="00F566B0"/>
    <w:rsid w:val="00F568B5"/>
    <w:rsid w:val="00F568E0"/>
    <w:rsid w:val="00F56BA7"/>
    <w:rsid w:val="00F56D2C"/>
    <w:rsid w:val="00F570A7"/>
    <w:rsid w:val="00F57547"/>
    <w:rsid w:val="00F57822"/>
    <w:rsid w:val="00F57F15"/>
    <w:rsid w:val="00F60BE3"/>
    <w:rsid w:val="00F6122E"/>
    <w:rsid w:val="00F61A04"/>
    <w:rsid w:val="00F61EE6"/>
    <w:rsid w:val="00F61EFE"/>
    <w:rsid w:val="00F62346"/>
    <w:rsid w:val="00F6243F"/>
    <w:rsid w:val="00F62EEA"/>
    <w:rsid w:val="00F6332F"/>
    <w:rsid w:val="00F633E4"/>
    <w:rsid w:val="00F6371C"/>
    <w:rsid w:val="00F63903"/>
    <w:rsid w:val="00F647F0"/>
    <w:rsid w:val="00F65654"/>
    <w:rsid w:val="00F658C6"/>
    <w:rsid w:val="00F66988"/>
    <w:rsid w:val="00F66BBE"/>
    <w:rsid w:val="00F673B0"/>
    <w:rsid w:val="00F70158"/>
    <w:rsid w:val="00F71AFF"/>
    <w:rsid w:val="00F71F3C"/>
    <w:rsid w:val="00F72B4D"/>
    <w:rsid w:val="00F72F65"/>
    <w:rsid w:val="00F73FDA"/>
    <w:rsid w:val="00F74166"/>
    <w:rsid w:val="00F743B6"/>
    <w:rsid w:val="00F752F4"/>
    <w:rsid w:val="00F762DB"/>
    <w:rsid w:val="00F779FA"/>
    <w:rsid w:val="00F77C36"/>
    <w:rsid w:val="00F77DE7"/>
    <w:rsid w:val="00F80005"/>
    <w:rsid w:val="00F804BB"/>
    <w:rsid w:val="00F804D6"/>
    <w:rsid w:val="00F80AB3"/>
    <w:rsid w:val="00F80ACE"/>
    <w:rsid w:val="00F80E2E"/>
    <w:rsid w:val="00F81095"/>
    <w:rsid w:val="00F81657"/>
    <w:rsid w:val="00F81A62"/>
    <w:rsid w:val="00F81DE1"/>
    <w:rsid w:val="00F81EB1"/>
    <w:rsid w:val="00F82684"/>
    <w:rsid w:val="00F82A5F"/>
    <w:rsid w:val="00F83D6C"/>
    <w:rsid w:val="00F83DA9"/>
    <w:rsid w:val="00F84B27"/>
    <w:rsid w:val="00F84C39"/>
    <w:rsid w:val="00F84D7F"/>
    <w:rsid w:val="00F858AD"/>
    <w:rsid w:val="00F85971"/>
    <w:rsid w:val="00F85B84"/>
    <w:rsid w:val="00F85C1F"/>
    <w:rsid w:val="00F85DC8"/>
    <w:rsid w:val="00F85E28"/>
    <w:rsid w:val="00F8614C"/>
    <w:rsid w:val="00F872CB"/>
    <w:rsid w:val="00F87682"/>
    <w:rsid w:val="00F87CAC"/>
    <w:rsid w:val="00F90161"/>
    <w:rsid w:val="00F90362"/>
    <w:rsid w:val="00F90577"/>
    <w:rsid w:val="00F9074C"/>
    <w:rsid w:val="00F9079F"/>
    <w:rsid w:val="00F9152F"/>
    <w:rsid w:val="00F93381"/>
    <w:rsid w:val="00F93418"/>
    <w:rsid w:val="00F936E8"/>
    <w:rsid w:val="00F93715"/>
    <w:rsid w:val="00F93A49"/>
    <w:rsid w:val="00F93F6F"/>
    <w:rsid w:val="00F94090"/>
    <w:rsid w:val="00F94897"/>
    <w:rsid w:val="00F949F2"/>
    <w:rsid w:val="00F94E22"/>
    <w:rsid w:val="00F95FEA"/>
    <w:rsid w:val="00F968A3"/>
    <w:rsid w:val="00F96BAF"/>
    <w:rsid w:val="00F96C27"/>
    <w:rsid w:val="00F979F1"/>
    <w:rsid w:val="00FA086A"/>
    <w:rsid w:val="00FA092A"/>
    <w:rsid w:val="00FA0BAD"/>
    <w:rsid w:val="00FA1287"/>
    <w:rsid w:val="00FA17CE"/>
    <w:rsid w:val="00FA1968"/>
    <w:rsid w:val="00FA1BE7"/>
    <w:rsid w:val="00FA1E8B"/>
    <w:rsid w:val="00FA25AB"/>
    <w:rsid w:val="00FA2654"/>
    <w:rsid w:val="00FA2AE4"/>
    <w:rsid w:val="00FA3818"/>
    <w:rsid w:val="00FA4493"/>
    <w:rsid w:val="00FA4597"/>
    <w:rsid w:val="00FA466A"/>
    <w:rsid w:val="00FA46CE"/>
    <w:rsid w:val="00FA4B5E"/>
    <w:rsid w:val="00FA5021"/>
    <w:rsid w:val="00FA52A2"/>
    <w:rsid w:val="00FA55A4"/>
    <w:rsid w:val="00FA5769"/>
    <w:rsid w:val="00FA611E"/>
    <w:rsid w:val="00FA630D"/>
    <w:rsid w:val="00FA63C3"/>
    <w:rsid w:val="00FA64C2"/>
    <w:rsid w:val="00FA673D"/>
    <w:rsid w:val="00FA74BC"/>
    <w:rsid w:val="00FB0123"/>
    <w:rsid w:val="00FB05B4"/>
    <w:rsid w:val="00FB06D8"/>
    <w:rsid w:val="00FB083A"/>
    <w:rsid w:val="00FB09C3"/>
    <w:rsid w:val="00FB1231"/>
    <w:rsid w:val="00FB1752"/>
    <w:rsid w:val="00FB1887"/>
    <w:rsid w:val="00FB1F2F"/>
    <w:rsid w:val="00FB23B6"/>
    <w:rsid w:val="00FB3023"/>
    <w:rsid w:val="00FB3A49"/>
    <w:rsid w:val="00FB3E59"/>
    <w:rsid w:val="00FB4600"/>
    <w:rsid w:val="00FB4757"/>
    <w:rsid w:val="00FB4FC4"/>
    <w:rsid w:val="00FB52F4"/>
    <w:rsid w:val="00FB5A16"/>
    <w:rsid w:val="00FB5C5C"/>
    <w:rsid w:val="00FB61CA"/>
    <w:rsid w:val="00FB6401"/>
    <w:rsid w:val="00FB6663"/>
    <w:rsid w:val="00FB675E"/>
    <w:rsid w:val="00FB69B0"/>
    <w:rsid w:val="00FB6BF4"/>
    <w:rsid w:val="00FB6CD3"/>
    <w:rsid w:val="00FB6E1F"/>
    <w:rsid w:val="00FB798A"/>
    <w:rsid w:val="00FC00A4"/>
    <w:rsid w:val="00FC0352"/>
    <w:rsid w:val="00FC0A55"/>
    <w:rsid w:val="00FC1BA6"/>
    <w:rsid w:val="00FC2124"/>
    <w:rsid w:val="00FC2167"/>
    <w:rsid w:val="00FC2909"/>
    <w:rsid w:val="00FC40C4"/>
    <w:rsid w:val="00FC46C2"/>
    <w:rsid w:val="00FC4964"/>
    <w:rsid w:val="00FC56DE"/>
    <w:rsid w:val="00FC5789"/>
    <w:rsid w:val="00FC5AB6"/>
    <w:rsid w:val="00FC5FBB"/>
    <w:rsid w:val="00FC64D1"/>
    <w:rsid w:val="00FC6542"/>
    <w:rsid w:val="00FC767F"/>
    <w:rsid w:val="00FC78E9"/>
    <w:rsid w:val="00FC7F0F"/>
    <w:rsid w:val="00FD0160"/>
    <w:rsid w:val="00FD06DD"/>
    <w:rsid w:val="00FD06E4"/>
    <w:rsid w:val="00FD0AF6"/>
    <w:rsid w:val="00FD13D8"/>
    <w:rsid w:val="00FD172F"/>
    <w:rsid w:val="00FD17DE"/>
    <w:rsid w:val="00FD1BCB"/>
    <w:rsid w:val="00FD2EEC"/>
    <w:rsid w:val="00FD2F39"/>
    <w:rsid w:val="00FD42CE"/>
    <w:rsid w:val="00FD4A30"/>
    <w:rsid w:val="00FD4D3C"/>
    <w:rsid w:val="00FD4FF5"/>
    <w:rsid w:val="00FD50EC"/>
    <w:rsid w:val="00FD5E1A"/>
    <w:rsid w:val="00FD65E8"/>
    <w:rsid w:val="00FD67BE"/>
    <w:rsid w:val="00FD70BF"/>
    <w:rsid w:val="00FD786C"/>
    <w:rsid w:val="00FE050A"/>
    <w:rsid w:val="00FE17F6"/>
    <w:rsid w:val="00FE1B69"/>
    <w:rsid w:val="00FE1BC4"/>
    <w:rsid w:val="00FE2B79"/>
    <w:rsid w:val="00FE32CF"/>
    <w:rsid w:val="00FE4262"/>
    <w:rsid w:val="00FE42A2"/>
    <w:rsid w:val="00FE444F"/>
    <w:rsid w:val="00FE4E4D"/>
    <w:rsid w:val="00FE4F68"/>
    <w:rsid w:val="00FE5C3B"/>
    <w:rsid w:val="00FE637E"/>
    <w:rsid w:val="00FE6AD7"/>
    <w:rsid w:val="00FE71A0"/>
    <w:rsid w:val="00FE74A5"/>
    <w:rsid w:val="00FF01FB"/>
    <w:rsid w:val="00FF03C4"/>
    <w:rsid w:val="00FF078A"/>
    <w:rsid w:val="00FF1227"/>
    <w:rsid w:val="00FF297F"/>
    <w:rsid w:val="00FF301F"/>
    <w:rsid w:val="00FF3724"/>
    <w:rsid w:val="00FF3902"/>
    <w:rsid w:val="00FF3D65"/>
    <w:rsid w:val="00FF4855"/>
    <w:rsid w:val="00FF544A"/>
    <w:rsid w:val="00FF59E9"/>
    <w:rsid w:val="00FF5DF5"/>
    <w:rsid w:val="00FF5EB8"/>
    <w:rsid w:val="00FF63DC"/>
    <w:rsid w:val="00FF6668"/>
    <w:rsid w:val="00FF6C34"/>
    <w:rsid w:val="00FF6E19"/>
    <w:rsid w:val="00FF7766"/>
    <w:rsid w:val="030B2213"/>
    <w:rsid w:val="03243EDB"/>
    <w:rsid w:val="03A59C49"/>
    <w:rsid w:val="0791A050"/>
    <w:rsid w:val="08335A86"/>
    <w:rsid w:val="0894B88B"/>
    <w:rsid w:val="09369DE6"/>
    <w:rsid w:val="0AB96AB1"/>
    <w:rsid w:val="0AD68698"/>
    <w:rsid w:val="0B910D1E"/>
    <w:rsid w:val="0C800EB9"/>
    <w:rsid w:val="0D7DD380"/>
    <w:rsid w:val="10A0173F"/>
    <w:rsid w:val="117316A8"/>
    <w:rsid w:val="13E6BE80"/>
    <w:rsid w:val="1684B19A"/>
    <w:rsid w:val="1A1BE30E"/>
    <w:rsid w:val="1B7B83B4"/>
    <w:rsid w:val="1BB5F411"/>
    <w:rsid w:val="1C142C3B"/>
    <w:rsid w:val="1CC29E43"/>
    <w:rsid w:val="1EAEB298"/>
    <w:rsid w:val="1FE21273"/>
    <w:rsid w:val="223B509D"/>
    <w:rsid w:val="22EA251A"/>
    <w:rsid w:val="22F7E7D0"/>
    <w:rsid w:val="24D908F6"/>
    <w:rsid w:val="25722AD8"/>
    <w:rsid w:val="2743EC17"/>
    <w:rsid w:val="2916F564"/>
    <w:rsid w:val="2B43F44A"/>
    <w:rsid w:val="2C7537A3"/>
    <w:rsid w:val="2D15BC0D"/>
    <w:rsid w:val="2DEF08EC"/>
    <w:rsid w:val="2E7738AB"/>
    <w:rsid w:val="2F071B89"/>
    <w:rsid w:val="2F3E9CEF"/>
    <w:rsid w:val="2FB7C370"/>
    <w:rsid w:val="3216C51F"/>
    <w:rsid w:val="3275AA3A"/>
    <w:rsid w:val="330B675C"/>
    <w:rsid w:val="33A348DC"/>
    <w:rsid w:val="341D0F50"/>
    <w:rsid w:val="342FB02D"/>
    <w:rsid w:val="349B9FA6"/>
    <w:rsid w:val="35A665E0"/>
    <w:rsid w:val="36B8658F"/>
    <w:rsid w:val="3790AF9C"/>
    <w:rsid w:val="38017B63"/>
    <w:rsid w:val="390C92BC"/>
    <w:rsid w:val="39FB929A"/>
    <w:rsid w:val="3B84DBF4"/>
    <w:rsid w:val="3B902923"/>
    <w:rsid w:val="3BE8A040"/>
    <w:rsid w:val="3C7FF90B"/>
    <w:rsid w:val="3D349EE9"/>
    <w:rsid w:val="3D9B5632"/>
    <w:rsid w:val="3F1988E7"/>
    <w:rsid w:val="41E76F8A"/>
    <w:rsid w:val="433F5327"/>
    <w:rsid w:val="43A92BDF"/>
    <w:rsid w:val="44DDF414"/>
    <w:rsid w:val="47092518"/>
    <w:rsid w:val="47BDECA0"/>
    <w:rsid w:val="49EFAE92"/>
    <w:rsid w:val="4AD5D515"/>
    <w:rsid w:val="4B09F30F"/>
    <w:rsid w:val="4B27153B"/>
    <w:rsid w:val="4CC406D2"/>
    <w:rsid w:val="4E8B8F53"/>
    <w:rsid w:val="4F6BA08A"/>
    <w:rsid w:val="4FDEEA78"/>
    <w:rsid w:val="52026A11"/>
    <w:rsid w:val="521525AD"/>
    <w:rsid w:val="526A4D34"/>
    <w:rsid w:val="55C9F341"/>
    <w:rsid w:val="59502EDD"/>
    <w:rsid w:val="5C3128A8"/>
    <w:rsid w:val="5CF43D49"/>
    <w:rsid w:val="5DAF2CBD"/>
    <w:rsid w:val="5DF7C244"/>
    <w:rsid w:val="5EB58B9D"/>
    <w:rsid w:val="5F793E17"/>
    <w:rsid w:val="60EB2E01"/>
    <w:rsid w:val="6396EAF6"/>
    <w:rsid w:val="6430BE78"/>
    <w:rsid w:val="64AE5AF1"/>
    <w:rsid w:val="6515B0A7"/>
    <w:rsid w:val="65EE7762"/>
    <w:rsid w:val="66866146"/>
    <w:rsid w:val="678456CC"/>
    <w:rsid w:val="68CC8E9A"/>
    <w:rsid w:val="69135DBD"/>
    <w:rsid w:val="6B8B199C"/>
    <w:rsid w:val="6EC66BFE"/>
    <w:rsid w:val="70FB7FEC"/>
    <w:rsid w:val="72C1CDEB"/>
    <w:rsid w:val="73B0113A"/>
    <w:rsid w:val="75F0BAC0"/>
    <w:rsid w:val="76C97992"/>
    <w:rsid w:val="797BC86D"/>
    <w:rsid w:val="7A30B3B8"/>
    <w:rsid w:val="7B9CA45A"/>
    <w:rsid w:val="7BFD15B0"/>
    <w:rsid w:val="7E70A166"/>
    <w:rsid w:val="7FD14F52"/>
    <w:rsid w:val="7FDBE3A0"/>
    <w:rsid w:val="7FE9B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92B8F"/>
  <w15:docId w15:val="{248A8C5C-53F4-4AEA-AA85-750330703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216"/>
    <w:pPr>
      <w:spacing w:before="99" w:after="0" w:line="250" w:lineRule="atLeast"/>
    </w:pPr>
    <w:rPr>
      <w:rFonts w:ascii="Palatino Linotype" w:eastAsia="Calibri" w:hAnsi="Palatino Linotype" w:cs="Times New Roman"/>
      <w:sz w:val="21"/>
      <w:szCs w:val="60"/>
    </w:rPr>
  </w:style>
  <w:style w:type="paragraph" w:styleId="Heading1">
    <w:name w:val="heading 1"/>
    <w:basedOn w:val="Normal"/>
    <w:next w:val="NormalIndent"/>
    <w:link w:val="Heading1Char"/>
    <w:uiPriority w:val="9"/>
    <w:qFormat/>
    <w:rsid w:val="001547ED"/>
    <w:pPr>
      <w:widowControl w:val="0"/>
      <w:spacing w:after="580" w:line="600" w:lineRule="exact"/>
      <w:outlineLvl w:val="0"/>
    </w:pPr>
    <w:rPr>
      <w:rFonts w:ascii="Franklin Gothic Medium Cond" w:hAnsi="Franklin Gothic Medium Cond"/>
      <w:sz w:val="60"/>
    </w:rPr>
  </w:style>
  <w:style w:type="paragraph" w:styleId="Heading2">
    <w:name w:val="heading 2"/>
    <w:basedOn w:val="Normal"/>
    <w:next w:val="NormalIndent"/>
    <w:link w:val="Heading2Char"/>
    <w:uiPriority w:val="9"/>
    <w:unhideWhenUsed/>
    <w:qFormat/>
    <w:rsid w:val="004D4BB0"/>
    <w:pPr>
      <w:keepNext/>
      <w:numPr>
        <w:ilvl w:val="1"/>
        <w:numId w:val="4"/>
      </w:numPr>
      <w:spacing w:before="180" w:line="320" w:lineRule="atLeast"/>
      <w:ind w:left="1225"/>
      <w:outlineLvl w:val="1"/>
    </w:pPr>
    <w:rPr>
      <w:rFonts w:ascii="Franklin Gothic Demi" w:hAnsi="Franklin Gothic Demi"/>
      <w:sz w:val="28"/>
      <w:szCs w:val="34"/>
    </w:rPr>
  </w:style>
  <w:style w:type="paragraph" w:styleId="Heading3">
    <w:name w:val="heading 3"/>
    <w:basedOn w:val="Heading2"/>
    <w:next w:val="NormalIndent"/>
    <w:link w:val="Heading3Char"/>
    <w:uiPriority w:val="9"/>
    <w:unhideWhenUsed/>
    <w:qFormat/>
    <w:rsid w:val="009731CF"/>
    <w:pPr>
      <w:numPr>
        <w:ilvl w:val="2"/>
      </w:numPr>
      <w:ind w:left="1224"/>
      <w:outlineLvl w:val="2"/>
    </w:pPr>
    <w:rPr>
      <w:sz w:val="26"/>
      <w:szCs w:val="26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9731CF"/>
    <w:pPr>
      <w:numPr>
        <w:ilvl w:val="3"/>
      </w:numPr>
      <w:outlineLvl w:val="3"/>
    </w:pPr>
    <w:rPr>
      <w:sz w:val="22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9D20DF"/>
    <w:pPr>
      <w:numPr>
        <w:ilvl w:val="4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547E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IE" w:eastAsia="en-I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547ED"/>
    <w:pPr>
      <w:spacing w:line="660" w:lineRule="exact"/>
    </w:pPr>
    <w:rPr>
      <w:rFonts w:ascii="Arial" w:eastAsia="Times New Roman" w:hAnsi="Arial"/>
      <w:spacing w:val="-40"/>
      <w:kern w:val="56"/>
      <w:sz w:val="56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1547ED"/>
    <w:rPr>
      <w:rFonts w:ascii="Arial" w:eastAsia="Times New Roman" w:hAnsi="Arial" w:cs="Times New Roman"/>
      <w:spacing w:val="-40"/>
      <w:kern w:val="56"/>
      <w:sz w:val="5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547ED"/>
    <w:rPr>
      <w:rFonts w:ascii="Franklin Gothic Medium Cond" w:eastAsia="Calibri" w:hAnsi="Franklin Gothic Medium Cond" w:cs="Times New Roman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4D4BB0"/>
    <w:rPr>
      <w:rFonts w:ascii="Franklin Gothic Demi" w:eastAsia="Calibri" w:hAnsi="Franklin Gothic Demi" w:cs="Times New Roman"/>
      <w:sz w:val="28"/>
      <w:szCs w:val="34"/>
    </w:rPr>
  </w:style>
  <w:style w:type="paragraph" w:styleId="ListParagraph">
    <w:name w:val="List Paragraph"/>
    <w:basedOn w:val="Normal"/>
    <w:uiPriority w:val="34"/>
    <w:qFormat/>
    <w:rsid w:val="00D65CFD"/>
    <w:pPr>
      <w:keepNext/>
      <w:widowControl w:val="0"/>
      <w:spacing w:after="360" w:line="1900" w:lineRule="exact"/>
      <w:contextualSpacing/>
      <w:outlineLvl w:val="0"/>
    </w:pPr>
    <w:rPr>
      <w:rFonts w:ascii="Franklin Gothic Medium Cond" w:hAnsi="Franklin Gothic Medium Cond"/>
      <w:noProof/>
      <w:color w:val="B2B2B2"/>
      <w:sz w:val="144"/>
      <w:szCs w:val="144"/>
      <w:lang w:val="en-IE" w:eastAsia="en-IE"/>
    </w:rPr>
  </w:style>
  <w:style w:type="paragraph" w:styleId="TOC1">
    <w:name w:val="toc 1"/>
    <w:basedOn w:val="Normal"/>
    <w:next w:val="Normal"/>
    <w:autoRedefine/>
    <w:uiPriority w:val="39"/>
    <w:unhideWhenUsed/>
    <w:rsid w:val="002230A6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0A6"/>
    <w:pPr>
      <w:tabs>
        <w:tab w:val="right" w:leader="dot" w:pos="935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D4BB0"/>
    <w:rPr>
      <w:color w:val="0563C1" w:themeColor="hyperlink"/>
      <w:u w:val="single"/>
    </w:rPr>
  </w:style>
  <w:style w:type="paragraph" w:customStyle="1" w:styleId="NormalIndent">
    <w:name w:val="NormalIndent"/>
    <w:basedOn w:val="Normal"/>
    <w:link w:val="NormalIndentChar"/>
    <w:qFormat/>
    <w:rsid w:val="00D65CFD"/>
    <w:pPr>
      <w:ind w:left="720"/>
    </w:pPr>
  </w:style>
  <w:style w:type="paragraph" w:styleId="NoSpacing">
    <w:name w:val="No Spacing"/>
    <w:uiPriority w:val="1"/>
    <w:qFormat/>
    <w:rsid w:val="00EE3FD4"/>
    <w:pPr>
      <w:spacing w:after="0" w:line="240" w:lineRule="auto"/>
    </w:pPr>
    <w:rPr>
      <w:rFonts w:ascii="Palatino Linotype" w:eastAsia="Calibri" w:hAnsi="Palatino Linotype" w:cs="Times New Roman"/>
      <w:sz w:val="21"/>
      <w:szCs w:val="60"/>
    </w:rPr>
  </w:style>
  <w:style w:type="character" w:customStyle="1" w:styleId="NormalIndentChar">
    <w:name w:val="NormalIndent Char"/>
    <w:basedOn w:val="DefaultParagraphFont"/>
    <w:link w:val="NormalIndent"/>
    <w:rsid w:val="00D65CFD"/>
    <w:rPr>
      <w:rFonts w:ascii="Palatino Linotype" w:eastAsia="Calibri" w:hAnsi="Palatino Linotype" w:cs="Times New Roman"/>
      <w:sz w:val="21"/>
      <w:szCs w:val="60"/>
    </w:rPr>
  </w:style>
  <w:style w:type="character" w:customStyle="1" w:styleId="Heading3Char">
    <w:name w:val="Heading 3 Char"/>
    <w:basedOn w:val="DefaultParagraphFont"/>
    <w:link w:val="Heading3"/>
    <w:uiPriority w:val="9"/>
    <w:rsid w:val="009731CF"/>
    <w:rPr>
      <w:rFonts w:ascii="Franklin Gothic Demi" w:eastAsia="Calibri" w:hAnsi="Franklin Gothic Demi" w:cs="Times New Roman"/>
      <w:sz w:val="26"/>
      <w:szCs w:val="26"/>
    </w:rPr>
  </w:style>
  <w:style w:type="paragraph" w:customStyle="1" w:styleId="Para">
    <w:name w:val="Para"/>
    <w:link w:val="ParaChar"/>
    <w:rsid w:val="00D232E5"/>
    <w:pPr>
      <w:spacing w:before="99" w:after="0" w:line="250" w:lineRule="atLeast"/>
      <w:ind w:left="720"/>
    </w:pPr>
    <w:rPr>
      <w:rFonts w:ascii="Palatino Linotype" w:eastAsia="Times New Roman" w:hAnsi="Palatino Linotype" w:cs="Times New Roman"/>
      <w:sz w:val="21"/>
      <w:szCs w:val="60"/>
    </w:rPr>
  </w:style>
  <w:style w:type="character" w:customStyle="1" w:styleId="ParaChar">
    <w:name w:val="Para Char"/>
    <w:link w:val="Para"/>
    <w:rsid w:val="00D232E5"/>
    <w:rPr>
      <w:rFonts w:ascii="Palatino Linotype" w:eastAsia="Times New Roman" w:hAnsi="Palatino Linotype" w:cs="Times New Roman"/>
      <w:sz w:val="21"/>
      <w:szCs w:val="60"/>
    </w:rPr>
  </w:style>
  <w:style w:type="paragraph" w:customStyle="1" w:styleId="TableHead">
    <w:name w:val="TableHead"/>
    <w:basedOn w:val="Normal"/>
    <w:uiPriority w:val="99"/>
    <w:rsid w:val="00D232E5"/>
    <w:pPr>
      <w:shd w:val="clear" w:color="auto" w:fill="E6E6E6"/>
      <w:autoSpaceDE w:val="0"/>
      <w:autoSpaceDN w:val="0"/>
      <w:adjustRightInd w:val="0"/>
      <w:spacing w:before="0" w:line="260" w:lineRule="atLeast"/>
    </w:pPr>
    <w:rPr>
      <w:rFonts w:ascii="Arial" w:eastAsia="Times New Roman" w:hAnsi="Arial"/>
      <w:bCs/>
      <w:sz w:val="20"/>
      <w:szCs w:val="20"/>
    </w:rPr>
  </w:style>
  <w:style w:type="paragraph" w:customStyle="1" w:styleId="TableText">
    <w:name w:val="TableText"/>
    <w:basedOn w:val="Normal"/>
    <w:uiPriority w:val="99"/>
    <w:rsid w:val="00D232E5"/>
    <w:pPr>
      <w:autoSpaceDE w:val="0"/>
      <w:autoSpaceDN w:val="0"/>
      <w:adjustRightInd w:val="0"/>
      <w:spacing w:before="0" w:line="260" w:lineRule="atLeast"/>
    </w:pPr>
    <w:rPr>
      <w:rFonts w:ascii="Arial" w:eastAsia="Times New Roman" w:hAnsi="Arial"/>
      <w:sz w:val="18"/>
      <w:szCs w:val="20"/>
    </w:rPr>
  </w:style>
  <w:style w:type="paragraph" w:customStyle="1" w:styleId="Head1">
    <w:name w:val="Head1"/>
    <w:next w:val="Normal"/>
    <w:link w:val="Head1Char"/>
    <w:rsid w:val="00B4554B"/>
    <w:pPr>
      <w:keepNext/>
      <w:spacing w:before="340" w:after="20" w:line="380" w:lineRule="atLeast"/>
      <w:outlineLvl w:val="0"/>
    </w:pPr>
    <w:rPr>
      <w:rFonts w:ascii="Franklin Gothic Demi" w:eastAsia="Times New Roman" w:hAnsi="Franklin Gothic Demi" w:cs="Times New Roman"/>
      <w:sz w:val="34"/>
      <w:szCs w:val="34"/>
    </w:rPr>
  </w:style>
  <w:style w:type="character" w:customStyle="1" w:styleId="Head1Char">
    <w:name w:val="Head1 Char"/>
    <w:link w:val="Head1"/>
    <w:rsid w:val="00B4554B"/>
    <w:rPr>
      <w:rFonts w:ascii="Franklin Gothic Demi" w:eastAsia="Times New Roman" w:hAnsi="Franklin Gothic Demi" w:cs="Times New Roman"/>
      <w:sz w:val="34"/>
      <w:szCs w:val="34"/>
    </w:rPr>
  </w:style>
  <w:style w:type="paragraph" w:styleId="TOC3">
    <w:name w:val="toc 3"/>
    <w:basedOn w:val="Normal"/>
    <w:next w:val="Normal"/>
    <w:autoRedefine/>
    <w:uiPriority w:val="39"/>
    <w:unhideWhenUsed/>
    <w:rsid w:val="00B4554B"/>
    <w:pPr>
      <w:spacing w:after="100"/>
      <w:ind w:left="420"/>
    </w:pPr>
  </w:style>
  <w:style w:type="character" w:styleId="CommentReference">
    <w:name w:val="annotation reference"/>
    <w:basedOn w:val="DefaultParagraphFont"/>
    <w:uiPriority w:val="99"/>
    <w:unhideWhenUsed/>
    <w:rsid w:val="00BA09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A09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A09C0"/>
    <w:rPr>
      <w:rFonts w:ascii="Palatino Linotype" w:eastAsia="Calibri" w:hAnsi="Palatino Linotype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9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9C0"/>
    <w:rPr>
      <w:rFonts w:ascii="Palatino Linotype" w:eastAsia="Calibri" w:hAnsi="Palatino Linotype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09C0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9C0"/>
    <w:rPr>
      <w:rFonts w:ascii="Segoe UI" w:eastAsia="Calibri" w:hAnsi="Segoe UI" w:cs="Segoe UI"/>
      <w:sz w:val="18"/>
      <w:szCs w:val="18"/>
    </w:rPr>
  </w:style>
  <w:style w:type="paragraph" w:customStyle="1" w:styleId="Head2">
    <w:name w:val="Head2"/>
    <w:basedOn w:val="Head1"/>
    <w:next w:val="Normal"/>
    <w:link w:val="Head2Char"/>
    <w:rsid w:val="0048021C"/>
    <w:pPr>
      <w:spacing w:before="180" w:after="0" w:line="320" w:lineRule="atLeast"/>
      <w:ind w:left="720"/>
      <w:outlineLvl w:val="1"/>
    </w:pPr>
    <w:rPr>
      <w:sz w:val="28"/>
    </w:rPr>
  </w:style>
  <w:style w:type="paragraph" w:styleId="Revision">
    <w:name w:val="Revision"/>
    <w:hidden/>
    <w:uiPriority w:val="99"/>
    <w:semiHidden/>
    <w:rsid w:val="009E312B"/>
    <w:pPr>
      <w:spacing w:after="0" w:line="240" w:lineRule="auto"/>
    </w:pPr>
    <w:rPr>
      <w:rFonts w:ascii="Palatino Linotype" w:eastAsia="Calibri" w:hAnsi="Palatino Linotype" w:cs="Times New Roman"/>
      <w:sz w:val="21"/>
      <w:szCs w:val="60"/>
    </w:rPr>
  </w:style>
  <w:style w:type="paragraph" w:styleId="Header">
    <w:name w:val="header"/>
    <w:basedOn w:val="Normal"/>
    <w:link w:val="HeaderChar"/>
    <w:uiPriority w:val="99"/>
    <w:unhideWhenUsed/>
    <w:rsid w:val="00FB5C5C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C5C"/>
    <w:rPr>
      <w:rFonts w:ascii="Palatino Linotype" w:eastAsia="Calibri" w:hAnsi="Palatino Linotype" w:cs="Times New Roman"/>
      <w:sz w:val="21"/>
      <w:szCs w:val="60"/>
    </w:rPr>
  </w:style>
  <w:style w:type="paragraph" w:styleId="Footer">
    <w:name w:val="footer"/>
    <w:basedOn w:val="Normal"/>
    <w:link w:val="FooterChar"/>
    <w:uiPriority w:val="99"/>
    <w:unhideWhenUsed/>
    <w:rsid w:val="00FB5C5C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C5C"/>
    <w:rPr>
      <w:rFonts w:ascii="Palatino Linotype" w:eastAsia="Calibri" w:hAnsi="Palatino Linotype" w:cs="Times New Roman"/>
      <w:sz w:val="21"/>
      <w:szCs w:val="60"/>
    </w:rPr>
  </w:style>
  <w:style w:type="paragraph" w:customStyle="1" w:styleId="Head3">
    <w:name w:val="Head3"/>
    <w:basedOn w:val="Head2"/>
    <w:next w:val="Para"/>
    <w:uiPriority w:val="99"/>
    <w:rsid w:val="003917D3"/>
    <w:pPr>
      <w:spacing w:line="280" w:lineRule="atLeast"/>
      <w:outlineLvl w:val="2"/>
    </w:pPr>
    <w:rPr>
      <w:sz w:val="24"/>
    </w:rPr>
  </w:style>
  <w:style w:type="table" w:customStyle="1" w:styleId="GridTable4-Accent11">
    <w:name w:val="Grid Table 4 - Accent 11"/>
    <w:basedOn w:val="TableNormal"/>
    <w:uiPriority w:val="49"/>
    <w:rsid w:val="004321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IE" w:eastAsia="en-I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8846B3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846B3"/>
    <w:rPr>
      <w:rFonts w:ascii="Palatino Linotype" w:eastAsia="Calibri" w:hAnsi="Palatino Linotype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846B3"/>
    <w:rPr>
      <w:vertAlign w:val="superscript"/>
    </w:rPr>
  </w:style>
  <w:style w:type="paragraph" w:customStyle="1" w:styleId="Chapterheading">
    <w:name w:val="Chapter heading"/>
    <w:basedOn w:val="Heading1"/>
    <w:link w:val="ChapterheadingChar"/>
    <w:autoRedefine/>
    <w:qFormat/>
    <w:rsid w:val="00445C97"/>
    <w:pPr>
      <w:pageBreakBefore/>
      <w:numPr>
        <w:numId w:val="4"/>
      </w:numPr>
      <w:spacing w:before="0" w:after="600" w:line="240" w:lineRule="auto"/>
    </w:pPr>
    <w:rPr>
      <w:spacing w:val="-20"/>
    </w:rPr>
  </w:style>
  <w:style w:type="character" w:customStyle="1" w:styleId="ChapterheadingChar">
    <w:name w:val="Chapter heading Char"/>
    <w:basedOn w:val="Heading1Char"/>
    <w:link w:val="Chapterheading"/>
    <w:rsid w:val="00445C97"/>
    <w:rPr>
      <w:rFonts w:ascii="Franklin Gothic Medium Cond" w:eastAsia="Calibri" w:hAnsi="Franklin Gothic Medium Cond" w:cs="Times New Roman"/>
      <w:spacing w:val="-20"/>
      <w:sz w:val="60"/>
      <w:szCs w:val="60"/>
    </w:rPr>
  </w:style>
  <w:style w:type="paragraph" w:styleId="NormalWeb">
    <w:name w:val="Normal (Web)"/>
    <w:basedOn w:val="Normal"/>
    <w:uiPriority w:val="99"/>
    <w:unhideWhenUsed/>
    <w:rsid w:val="007003D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2Char">
    <w:name w:val="Head2 Char"/>
    <w:basedOn w:val="DefaultParagraphFont"/>
    <w:link w:val="Head2"/>
    <w:locked/>
    <w:rsid w:val="00FA55A4"/>
    <w:rPr>
      <w:rFonts w:ascii="Franklin Gothic Demi" w:eastAsia="Times New Roman" w:hAnsi="Franklin Gothic Demi" w:cs="Times New Roman"/>
      <w:sz w:val="28"/>
      <w:szCs w:val="34"/>
    </w:rPr>
  </w:style>
  <w:style w:type="character" w:styleId="FollowedHyperlink">
    <w:name w:val="FollowedHyperlink"/>
    <w:basedOn w:val="DefaultParagraphFont"/>
    <w:uiPriority w:val="99"/>
    <w:semiHidden/>
    <w:unhideWhenUsed/>
    <w:rsid w:val="00FA55A4"/>
    <w:rPr>
      <w:color w:val="954F72" w:themeColor="followedHyperlink"/>
      <w:u w:val="single"/>
    </w:rPr>
  </w:style>
  <w:style w:type="character" w:customStyle="1" w:styleId="ChapTitleChar">
    <w:name w:val="ChapTitle Char"/>
    <w:link w:val="ChapTitle"/>
    <w:locked/>
    <w:rsid w:val="00F41B1C"/>
    <w:rPr>
      <w:rFonts w:ascii="Franklin Gothic Medium Cond" w:hAnsi="Franklin Gothic Medium Cond"/>
      <w:sz w:val="60"/>
      <w:szCs w:val="60"/>
    </w:rPr>
  </w:style>
  <w:style w:type="paragraph" w:customStyle="1" w:styleId="ChapTitle">
    <w:name w:val="ChapTitle"/>
    <w:basedOn w:val="Normal"/>
    <w:link w:val="ChapTitleChar"/>
    <w:rsid w:val="00F41B1C"/>
    <w:pPr>
      <w:widowControl w:val="0"/>
      <w:spacing w:before="0" w:after="580" w:line="600" w:lineRule="exact"/>
      <w:outlineLvl w:val="0"/>
    </w:pPr>
    <w:rPr>
      <w:rFonts w:ascii="Franklin Gothic Medium Cond" w:eastAsiaTheme="minorHAnsi" w:hAnsi="Franklin Gothic Medium Cond" w:cstheme="minorBidi"/>
      <w:sz w:val="60"/>
    </w:rPr>
  </w:style>
  <w:style w:type="paragraph" w:styleId="Caption">
    <w:name w:val="caption"/>
    <w:basedOn w:val="Normal"/>
    <w:next w:val="Normal"/>
    <w:uiPriority w:val="99"/>
    <w:unhideWhenUsed/>
    <w:qFormat/>
    <w:rsid w:val="0070550D"/>
    <w:pPr>
      <w:spacing w:before="0" w:line="240" w:lineRule="auto"/>
      <w:jc w:val="center"/>
    </w:pPr>
    <w:rPr>
      <w:rFonts w:ascii="Arial" w:eastAsia="Times New Roman" w:hAnsi="Arial"/>
      <w:b/>
      <w:bCs/>
      <w:sz w:val="20"/>
      <w:szCs w:val="20"/>
    </w:rPr>
  </w:style>
  <w:style w:type="paragraph" w:customStyle="1" w:styleId="TableCap">
    <w:name w:val="TableCap"/>
    <w:next w:val="TableHead"/>
    <w:uiPriority w:val="99"/>
    <w:rsid w:val="00013E38"/>
    <w:pPr>
      <w:keepNext/>
      <w:autoSpaceDE w:val="0"/>
      <w:autoSpaceDN w:val="0"/>
      <w:adjustRightInd w:val="0"/>
      <w:spacing w:before="100" w:after="0" w:line="240" w:lineRule="atLeast"/>
      <w:ind w:left="720"/>
    </w:pPr>
    <w:rPr>
      <w:rFonts w:ascii="Franklin Gothic Medium Cond" w:eastAsia="Times New Roman" w:hAnsi="Franklin Gothic Medium Cond" w:cs="Franklin Gothic Condensed"/>
      <w:sz w:val="20"/>
      <w:szCs w:val="20"/>
    </w:rPr>
  </w:style>
  <w:style w:type="paragraph" w:customStyle="1" w:styleId="Head5">
    <w:name w:val="Head5"/>
    <w:basedOn w:val="Head4"/>
    <w:next w:val="Para"/>
    <w:uiPriority w:val="99"/>
    <w:rsid w:val="00013E38"/>
    <w:pPr>
      <w:outlineLvl w:val="4"/>
    </w:pPr>
    <w:rPr>
      <w:rFonts w:ascii="Franklin Gothic Medium Cond" w:hAnsi="Franklin Gothic Medium Cond"/>
      <w:sz w:val="22"/>
    </w:rPr>
  </w:style>
  <w:style w:type="paragraph" w:customStyle="1" w:styleId="Head4">
    <w:name w:val="Head4"/>
    <w:basedOn w:val="Head3"/>
    <w:next w:val="Para"/>
    <w:uiPriority w:val="99"/>
    <w:rsid w:val="00013E38"/>
    <w:pPr>
      <w:spacing w:before="240"/>
      <w:outlineLvl w:val="3"/>
    </w:pPr>
    <w:rPr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9731CF"/>
    <w:rPr>
      <w:rFonts w:ascii="Franklin Gothic Demi" w:eastAsia="Calibri" w:hAnsi="Franklin Gothic Demi" w:cs="Times New Roman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70550D"/>
    <w:pPr>
      <w:spacing w:after="100"/>
      <w:ind w:left="630"/>
    </w:pPr>
  </w:style>
  <w:style w:type="character" w:customStyle="1" w:styleId="ChapNumChar">
    <w:name w:val="ChapNum Char"/>
    <w:link w:val="ChapNum"/>
    <w:rsid w:val="008C09D7"/>
    <w:rPr>
      <w:rFonts w:ascii="Franklin Gothic Medium Cond" w:hAnsi="Franklin Gothic Medium Cond"/>
      <w:color w:val="B2B2B2"/>
      <w:sz w:val="144"/>
      <w:szCs w:val="144"/>
    </w:rPr>
  </w:style>
  <w:style w:type="paragraph" w:customStyle="1" w:styleId="ChapNum">
    <w:name w:val="ChapNum"/>
    <w:basedOn w:val="Normal"/>
    <w:next w:val="ChapTitle"/>
    <w:link w:val="ChapNumChar"/>
    <w:autoRedefine/>
    <w:rsid w:val="008C09D7"/>
    <w:pPr>
      <w:keepNext/>
      <w:widowControl w:val="0"/>
      <w:spacing w:before="0" w:after="360" w:line="1900" w:lineRule="exact"/>
      <w:outlineLvl w:val="0"/>
    </w:pPr>
    <w:rPr>
      <w:rFonts w:ascii="Franklin Gothic Medium Cond" w:eastAsiaTheme="minorHAnsi" w:hAnsi="Franklin Gothic Medium Cond" w:cstheme="minorBidi"/>
      <w:color w:val="B2B2B2"/>
      <w:sz w:val="144"/>
      <w:szCs w:val="144"/>
    </w:rPr>
  </w:style>
  <w:style w:type="paragraph" w:customStyle="1" w:styleId="msonormal0">
    <w:name w:val="msonormal"/>
    <w:basedOn w:val="Normal"/>
    <w:uiPriority w:val="99"/>
    <w:rsid w:val="006D2BF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Mention1">
    <w:name w:val="Mention1"/>
    <w:basedOn w:val="DefaultParagraphFont"/>
    <w:uiPriority w:val="99"/>
    <w:semiHidden/>
    <w:unhideWhenUsed/>
    <w:rsid w:val="0016589F"/>
    <w:rPr>
      <w:color w:val="2B579A"/>
      <w:shd w:val="clear" w:color="auto" w:fill="E6E6E6"/>
    </w:rPr>
  </w:style>
  <w:style w:type="character" w:customStyle="1" w:styleId="Mention2">
    <w:name w:val="Mention2"/>
    <w:basedOn w:val="DefaultParagraphFont"/>
    <w:uiPriority w:val="99"/>
    <w:semiHidden/>
    <w:unhideWhenUsed/>
    <w:rsid w:val="007D7E54"/>
    <w:rPr>
      <w:color w:val="2B579A"/>
      <w:shd w:val="clear" w:color="auto" w:fill="E6E6E6"/>
    </w:rPr>
  </w:style>
  <w:style w:type="paragraph" w:styleId="BodyText">
    <w:name w:val="Body Text"/>
    <w:basedOn w:val="Normal"/>
    <w:link w:val="BodyTextChar"/>
    <w:uiPriority w:val="1"/>
    <w:unhideWhenUsed/>
    <w:qFormat/>
    <w:rsid w:val="002836AF"/>
    <w:pPr>
      <w:widowControl w:val="0"/>
      <w:autoSpaceDE w:val="0"/>
      <w:autoSpaceDN w:val="0"/>
      <w:spacing w:before="0" w:line="240" w:lineRule="auto"/>
    </w:pPr>
    <w:rPr>
      <w:rFonts w:ascii="Verdana" w:eastAsia="Verdana" w:hAnsi="Verdana" w:cs="Verdan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836AF"/>
    <w:rPr>
      <w:rFonts w:ascii="Verdana" w:eastAsia="Verdana" w:hAnsi="Verdana" w:cs="Verdana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2836AF"/>
    <w:pPr>
      <w:widowControl w:val="0"/>
      <w:autoSpaceDE w:val="0"/>
      <w:autoSpaceDN w:val="0"/>
      <w:spacing w:before="0" w:line="240" w:lineRule="auto"/>
      <w:ind w:left="62"/>
    </w:pPr>
    <w:rPr>
      <w:rFonts w:ascii="Verdana" w:eastAsia="Verdana" w:hAnsi="Verdana" w:cs="Verdana"/>
      <w:sz w:val="22"/>
      <w:szCs w:val="22"/>
    </w:rPr>
  </w:style>
  <w:style w:type="table" w:customStyle="1" w:styleId="CMRRA">
    <w:name w:val="CMRRA"/>
    <w:basedOn w:val="GridTable4-Accent11"/>
    <w:uiPriority w:val="99"/>
    <w:rsid w:val="00380E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BDD6EE" w:themeFill="accent1" w:themeFillTint="66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D43C6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4115E"/>
    <w:rPr>
      <w:color w:val="808080"/>
      <w:shd w:val="clear" w:color="auto" w:fill="E6E6E6"/>
    </w:rPr>
  </w:style>
  <w:style w:type="character" w:customStyle="1" w:styleId="Heading5Char">
    <w:name w:val="Heading 5 Char"/>
    <w:basedOn w:val="DefaultParagraphFont"/>
    <w:link w:val="Heading5"/>
    <w:uiPriority w:val="9"/>
    <w:rsid w:val="009D20DF"/>
    <w:rPr>
      <w:rFonts w:ascii="Franklin Gothic Demi" w:eastAsia="Calibri" w:hAnsi="Franklin Gothic Demi" w:cs="Times New Roman"/>
      <w:szCs w:val="26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1505F"/>
    <w:rPr>
      <w:color w:val="808080"/>
      <w:shd w:val="clear" w:color="auto" w:fill="E6E6E6"/>
    </w:rPr>
  </w:style>
  <w:style w:type="paragraph" w:styleId="TOC5">
    <w:name w:val="toc 5"/>
    <w:basedOn w:val="Normal"/>
    <w:next w:val="Normal"/>
    <w:autoRedefine/>
    <w:uiPriority w:val="39"/>
    <w:unhideWhenUsed/>
    <w:rsid w:val="00893AB6"/>
    <w:pPr>
      <w:spacing w:after="100"/>
      <w:ind w:left="840"/>
    </w:p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1374FF"/>
    <w:rPr>
      <w:color w:val="808080"/>
      <w:shd w:val="clear" w:color="auto" w:fill="E6E6E6"/>
    </w:rPr>
  </w:style>
  <w:style w:type="paragraph" w:styleId="TOC6">
    <w:name w:val="toc 6"/>
    <w:basedOn w:val="Normal"/>
    <w:next w:val="Normal"/>
    <w:autoRedefine/>
    <w:uiPriority w:val="39"/>
    <w:unhideWhenUsed/>
    <w:rsid w:val="00F308E3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IE" w:eastAsia="en-IE"/>
    </w:rPr>
  </w:style>
  <w:style w:type="paragraph" w:styleId="TOC7">
    <w:name w:val="toc 7"/>
    <w:basedOn w:val="Normal"/>
    <w:next w:val="Normal"/>
    <w:autoRedefine/>
    <w:uiPriority w:val="39"/>
    <w:unhideWhenUsed/>
    <w:rsid w:val="00F308E3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IE" w:eastAsia="en-IE"/>
    </w:rPr>
  </w:style>
  <w:style w:type="paragraph" w:styleId="TOC8">
    <w:name w:val="toc 8"/>
    <w:basedOn w:val="Normal"/>
    <w:next w:val="Normal"/>
    <w:autoRedefine/>
    <w:uiPriority w:val="39"/>
    <w:unhideWhenUsed/>
    <w:rsid w:val="00F308E3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IE" w:eastAsia="en-IE"/>
    </w:rPr>
  </w:style>
  <w:style w:type="paragraph" w:styleId="TOC9">
    <w:name w:val="toc 9"/>
    <w:basedOn w:val="Normal"/>
    <w:next w:val="Normal"/>
    <w:autoRedefine/>
    <w:uiPriority w:val="39"/>
    <w:unhideWhenUsed/>
    <w:rsid w:val="00F308E3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IE" w:eastAsia="en-IE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F308E3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unhideWhenUsed/>
    <w:rsid w:val="00B445E7"/>
    <w:rPr>
      <w:color w:val="605E5C"/>
      <w:shd w:val="clear" w:color="auto" w:fill="E1DFDD"/>
    </w:rPr>
  </w:style>
  <w:style w:type="character" w:customStyle="1" w:styleId="sc51">
    <w:name w:val="sc51"/>
    <w:basedOn w:val="DefaultParagraphFont"/>
    <w:rsid w:val="00DF685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DF685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DF685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DF685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DF685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DefaultParagraphFont"/>
    <w:rsid w:val="004F275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1">
    <w:name w:val="sc61"/>
    <w:basedOn w:val="DefaultParagraphFont"/>
    <w:rsid w:val="00A14645"/>
    <w:rPr>
      <w:rFonts w:ascii="Courier New" w:hAnsi="Courier New" w:cs="Courier New" w:hint="default"/>
      <w:color w:val="800000"/>
      <w:sz w:val="20"/>
      <w:szCs w:val="20"/>
    </w:rPr>
  </w:style>
  <w:style w:type="paragraph" w:customStyle="1" w:styleId="Default">
    <w:name w:val="Default"/>
    <w:rsid w:val="00D0764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bdr w:val="nil"/>
    </w:rPr>
  </w:style>
  <w:style w:type="numbering" w:customStyle="1" w:styleId="ImportedStyle1">
    <w:name w:val="Imported Style 1"/>
    <w:rsid w:val="00B40CB7"/>
    <w:pPr>
      <w:numPr>
        <w:numId w:val="19"/>
      </w:numPr>
    </w:pPr>
  </w:style>
  <w:style w:type="paragraph" w:customStyle="1" w:styleId="Body">
    <w:name w:val="Body"/>
    <w:rsid w:val="00FF5EB8"/>
    <w:pPr>
      <w:pBdr>
        <w:top w:val="nil"/>
        <w:left w:val="nil"/>
        <w:bottom w:val="nil"/>
        <w:right w:val="nil"/>
        <w:between w:val="nil"/>
        <w:bar w:val="nil"/>
      </w:pBdr>
      <w:spacing w:before="99" w:after="0" w:line="250" w:lineRule="atLeast"/>
    </w:pPr>
    <w:rPr>
      <w:rFonts w:ascii="Palatino Linotype" w:eastAsia="Palatino Linotype" w:hAnsi="Palatino Linotype" w:cs="Palatino Linotype"/>
      <w:color w:val="000000"/>
      <w:sz w:val="21"/>
      <w:szCs w:val="21"/>
      <w:u w:color="000000"/>
      <w:bdr w:val="nil"/>
    </w:rPr>
  </w:style>
  <w:style w:type="paragraph" w:customStyle="1" w:styleId="paragraph">
    <w:name w:val="paragraph"/>
    <w:basedOn w:val="Normal"/>
    <w:rsid w:val="0063680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E" w:eastAsia="en-IE"/>
    </w:rPr>
  </w:style>
  <w:style w:type="character" w:customStyle="1" w:styleId="normaltextrun">
    <w:name w:val="normaltextrun"/>
    <w:basedOn w:val="DefaultParagraphFont"/>
    <w:rsid w:val="00636803"/>
  </w:style>
  <w:style w:type="character" w:customStyle="1" w:styleId="eop">
    <w:name w:val="eop"/>
    <w:basedOn w:val="DefaultParagraphFont"/>
    <w:rsid w:val="00636803"/>
  </w:style>
  <w:style w:type="character" w:customStyle="1" w:styleId="spellingerror">
    <w:name w:val="spellingerror"/>
    <w:basedOn w:val="DefaultParagraphFont"/>
    <w:rsid w:val="00636803"/>
  </w:style>
  <w:style w:type="character" w:customStyle="1" w:styleId="model-titletext">
    <w:name w:val="model-title__text"/>
    <w:basedOn w:val="DefaultParagraphFont"/>
    <w:rsid w:val="00F2630E"/>
  </w:style>
  <w:style w:type="character" w:customStyle="1" w:styleId="brace-open">
    <w:name w:val="brace-open"/>
    <w:basedOn w:val="DefaultParagraphFont"/>
    <w:rsid w:val="00F2630E"/>
  </w:style>
  <w:style w:type="character" w:customStyle="1" w:styleId="inner-object">
    <w:name w:val="inner-object"/>
    <w:basedOn w:val="DefaultParagraphFont"/>
    <w:rsid w:val="00F2630E"/>
  </w:style>
  <w:style w:type="character" w:customStyle="1" w:styleId="model">
    <w:name w:val="model"/>
    <w:basedOn w:val="DefaultParagraphFont"/>
    <w:rsid w:val="00F2630E"/>
  </w:style>
  <w:style w:type="character" w:customStyle="1" w:styleId="prop">
    <w:name w:val="prop"/>
    <w:basedOn w:val="DefaultParagraphFont"/>
    <w:rsid w:val="00F2630E"/>
  </w:style>
  <w:style w:type="character" w:customStyle="1" w:styleId="prop-type">
    <w:name w:val="prop-type"/>
    <w:basedOn w:val="DefaultParagraphFont"/>
    <w:rsid w:val="00F2630E"/>
  </w:style>
  <w:style w:type="character" w:customStyle="1" w:styleId="prop-enum">
    <w:name w:val="prop-enum"/>
    <w:basedOn w:val="DefaultParagraphFont"/>
    <w:rsid w:val="00F2630E"/>
  </w:style>
  <w:style w:type="character" w:customStyle="1" w:styleId="brace-close">
    <w:name w:val="brace-close"/>
    <w:basedOn w:val="DefaultParagraphFont"/>
    <w:rsid w:val="00F2630E"/>
  </w:style>
  <w:style w:type="character" w:customStyle="1" w:styleId="prop-format">
    <w:name w:val="prop-format"/>
    <w:basedOn w:val="DefaultParagraphFont"/>
    <w:rsid w:val="00F2630E"/>
  </w:style>
  <w:style w:type="character" w:customStyle="1" w:styleId="false">
    <w:name w:val="false"/>
    <w:basedOn w:val="DefaultParagraphFont"/>
    <w:rsid w:val="00F2630E"/>
  </w:style>
  <w:style w:type="character" w:styleId="Mention">
    <w:name w:val="Mention"/>
    <w:basedOn w:val="DefaultParagraphFont"/>
    <w:uiPriority w:val="99"/>
    <w:unhideWhenUsed/>
    <w:rsid w:val="000C79DF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4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3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0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8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iswc.org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microsoft.com/office/2016/09/relationships/commentsIds" Target="commentsIds.xm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image" Target="media/image3.emf"/><Relationship Id="rId34" Type="http://schemas.openxmlformats.org/officeDocument/2006/relationships/image" Target="media/image15.png"/><Relationship Id="rId42" Type="http://schemas.microsoft.com/office/2011/relationships/people" Target="peop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8.tmp"/><Relationship Id="rId40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hyperlink" Target="http://iswcnet.cisac.org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microsoft.com/office/2018/08/relationships/commentsExtensible" Target="commentsExtensible.xm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iswcnet.cisac.org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www.figma.com/proto/9ixJ76G54S6BJQoaHvKnxZ/CISAC-ISWC-System?node-id=462%3A1820&amp;viewport=593%2C456%2C0.4402777850627899&amp;scaling=min-zo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1/relationships/commentsExtended" Target="commentsExtended.xm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rnanReidy\Dropbox\Spanishpoint\Customers\CMRRA\CMRRA%20Spec%20Docs\CMRRA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B7C6164F96FE4997B3DD01F828D4AF" ma:contentTypeVersion="20" ma:contentTypeDescription="Create a new document." ma:contentTypeScope="" ma:versionID="e68c01e4b3060215adfe649abc2401f8">
  <xsd:schema xmlns:xsd="http://www.w3.org/2001/XMLSchema" xmlns:xs="http://www.w3.org/2001/XMLSchema" xmlns:p="http://schemas.microsoft.com/office/2006/metadata/properties" xmlns:ns1="http://schemas.microsoft.com/sharepoint/v3" xmlns:ns2="f2d39fda-dd80-4e58-b701-eac4d18d3723" xmlns:ns3="53a3679d-0ab6-4ad3-81b9-e4bc4bbdb3f6" targetNamespace="http://schemas.microsoft.com/office/2006/metadata/properties" ma:root="true" ma:fieldsID="a1685dc8c2ebd87ef27dc542d4953ecd" ns1:_="" ns2:_="" ns3:_="">
    <xsd:import namespace="http://schemas.microsoft.com/sharepoint/v3"/>
    <xsd:import namespace="f2d39fda-dd80-4e58-b701-eac4d18d3723"/>
    <xsd:import namespace="53a3679d-0ab6-4ad3-81b9-e4bc4bbdb3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d39fda-dd80-4e58-b701-eac4d18d37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Flow_SignoffStatus" ma:index="11" nillable="true" ma:displayName="Sign-off status" ma:internalName="Sign_x002d_off_x0020_status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1106bcf-4f55-4e9e-a7f9-f567fbc8e1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a3679d-0ab6-4ad3-81b9-e4bc4bbdb3f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bf68f59-5e21-4d1e-ba5a-75a4abf72f2a}" ma:internalName="TaxCatchAll" ma:showField="CatchAllData" ma:web="53a3679d-0ab6-4ad3-81b9-e4bc4bbdb3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f2d39fda-dd80-4e58-b701-eac4d18d3723" xsi:nil="true"/>
    <_ip_UnifiedCompliancePolicyUIAction xmlns="http://schemas.microsoft.com/sharepoint/v3" xsi:nil="true"/>
    <_ip_UnifiedCompliancePolicyProperties xmlns="http://schemas.microsoft.com/sharepoint/v3" xsi:nil="true"/>
    <lcf76f155ced4ddcb4097134ff3c332f xmlns="f2d39fda-dd80-4e58-b701-eac4d18d3723">
      <Terms xmlns="http://schemas.microsoft.com/office/infopath/2007/PartnerControls"/>
    </lcf76f155ced4ddcb4097134ff3c332f>
    <TaxCatchAll xmlns="53a3679d-0ab6-4ad3-81b9-e4bc4bbdb3f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366CE-2F5F-429E-B85B-26429B75F9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2d39fda-dd80-4e58-b701-eac4d18d3723"/>
    <ds:schemaRef ds:uri="53a3679d-0ab6-4ad3-81b9-e4bc4bbdb3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8C09AC-BD2C-4F4E-92E9-852F42659D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E1F89F-8469-41AD-9F95-7CF4D3BF3BC3}">
  <ds:schemaRefs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f2d39fda-dd80-4e58-b701-eac4d18d3723"/>
    <ds:schemaRef ds:uri="53a3679d-0ab6-4ad3-81b9-e4bc4bbdb3f6"/>
    <ds:schemaRef ds:uri="http://schemas.microsoft.com/sharepoint/v3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01116073-80FD-4CED-8D20-592F64479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CMRRA_Template.dotx</Template>
  <TotalTime>0</TotalTime>
  <Pages>21</Pages>
  <Words>2495</Words>
  <Characters>14223</Characters>
  <Application>Microsoft Office Word</Application>
  <DocSecurity>2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Curnan Reidy</dc:creator>
  <cp:keywords/>
  <dc:description/>
  <cp:lastModifiedBy>Curnan Reidy</cp:lastModifiedBy>
  <cp:revision>1806</cp:revision>
  <cp:lastPrinted>2019-09-26T00:29:00Z</cp:lastPrinted>
  <dcterms:created xsi:type="dcterms:W3CDTF">2024-07-03T10:41:00Z</dcterms:created>
  <dcterms:modified xsi:type="dcterms:W3CDTF">2025-03-20T16:11:00Z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0x01010050B7C6164F96FE4997B3DD01F828D4AF</vt:lpwstr>
  </property>
  <property fmtid="{D5CDD505-2E9C-101B-9397-08002B2CF9AE}" pid="3" name="AuthorIds_UIVersion_44544">
    <vt:lpwstr>12</vt:lpwstr>
  </property>
  <property fmtid="{D5CDD505-2E9C-101B-9397-08002B2CF9AE}" pid="4" name="AuthorIds_UIVersion_71168">
    <vt:lpwstr>6</vt:lpwstr>
  </property>
  <property fmtid="{D5CDD505-2E9C-101B-9397-08002B2CF9AE}" pid="5" name="MediaServiceImageTags">
    <vt:lpwstr/>
  </property>
  <property fmtid="{D5CDD505-2E9C-101B-9397-08002B2CF9AE}" pid="6" name="MSIP_Label_e1643c8e-2d9f-4797-a3dd-dcfc8cb9bb4b_Enabled">
    <vt:lpwstr>true</vt:lpwstr>
  </property>
  <property fmtid="{D5CDD505-2E9C-101B-9397-08002B2CF9AE}" pid="7" name="MSIP_Label_e1643c8e-2d9f-4797-a3dd-dcfc8cb9bb4b_SetDate">
    <vt:lpwstr>2024-07-03T10:41:00Z</vt:lpwstr>
  </property>
  <property fmtid="{D5CDD505-2E9C-101B-9397-08002B2CF9AE}" pid="8" name="MSIP_Label_e1643c8e-2d9f-4797-a3dd-dcfc8cb9bb4b_Method">
    <vt:lpwstr>Standard</vt:lpwstr>
  </property>
  <property fmtid="{D5CDD505-2E9C-101B-9397-08002B2CF9AE}" pid="9" name="MSIP_Label_e1643c8e-2d9f-4797-a3dd-dcfc8cb9bb4b_Name">
    <vt:lpwstr>defa4170-0d19-0005-0004-bc88714345d2</vt:lpwstr>
  </property>
  <property fmtid="{D5CDD505-2E9C-101B-9397-08002B2CF9AE}" pid="10" name="MSIP_Label_e1643c8e-2d9f-4797-a3dd-dcfc8cb9bb4b_SiteId">
    <vt:lpwstr>4197e6e7-fe92-417f-8cd8-0997d263db36</vt:lpwstr>
  </property>
  <property fmtid="{D5CDD505-2E9C-101B-9397-08002B2CF9AE}" pid="11" name="MSIP_Label_e1643c8e-2d9f-4797-a3dd-dcfc8cb9bb4b_ActionId">
    <vt:lpwstr>07c041e6-5d32-45d2-9003-54727d7246cf</vt:lpwstr>
  </property>
  <property fmtid="{D5CDD505-2E9C-101B-9397-08002B2CF9AE}" pid="12" name="MSIP_Label_e1643c8e-2d9f-4797-a3dd-dcfc8cb9bb4b_ContentBits">
    <vt:lpwstr>0</vt:lpwstr>
  </property>
</Properties>
</file>